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846F9"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both"/>
        <w:rPr>
          <w:spacing w:val="-3"/>
          <w:sz w:val="20"/>
        </w:rPr>
      </w:pPr>
    </w:p>
    <w:p w14:paraId="6327A196" w14:textId="47484088" w:rsidR="003C47E3" w:rsidRDefault="003C47E3"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 xml:space="preserve">CONTRATO </w:t>
      </w:r>
      <w:r w:rsidR="00490B7B">
        <w:rPr>
          <w:spacing w:val="-3"/>
          <w:sz w:val="28"/>
          <w:u w:val="single"/>
        </w:rPr>
        <w:t>“</w:t>
      </w:r>
      <w:r w:rsidR="00C820FF">
        <w:rPr>
          <w:spacing w:val="-3"/>
          <w:sz w:val="28"/>
          <w:u w:val="single"/>
        </w:rPr>
        <w:t>TBD</w:t>
      </w:r>
      <w:r w:rsidR="00490B7B">
        <w:rPr>
          <w:spacing w:val="-3"/>
          <w:sz w:val="28"/>
          <w:u w:val="single"/>
        </w:rPr>
        <w:t>”</w:t>
      </w:r>
    </w:p>
    <w:p w14:paraId="026EDD53" w14:textId="77777777" w:rsidR="003C47E3" w:rsidRDefault="003C47E3"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p>
    <w:p w14:paraId="722D66DB" w14:textId="6890BF15" w:rsidR="004656B6" w:rsidRDefault="004656B6" w:rsidP="00490B7B">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u w:val="single"/>
        </w:rPr>
      </w:pPr>
      <w:r>
        <w:rPr>
          <w:spacing w:val="-3"/>
          <w:sz w:val="28"/>
          <w:u w:val="single"/>
        </w:rPr>
        <w:t xml:space="preserve">PROYECTO </w:t>
      </w:r>
      <w:r w:rsidR="003C47E3">
        <w:rPr>
          <w:spacing w:val="-3"/>
          <w:sz w:val="28"/>
          <w:u w:val="single"/>
        </w:rPr>
        <w:t>“</w:t>
      </w:r>
      <w:r w:rsidR="00C820FF">
        <w:rPr>
          <w:spacing w:val="-3"/>
          <w:sz w:val="28"/>
          <w:u w:val="single"/>
        </w:rPr>
        <w:t>PILLÁN II</w:t>
      </w:r>
      <w:r w:rsidR="003C47E3">
        <w:rPr>
          <w:spacing w:val="-3"/>
          <w:sz w:val="28"/>
          <w:u w:val="single"/>
        </w:rPr>
        <w:t>”</w:t>
      </w:r>
    </w:p>
    <w:p w14:paraId="52CFD81F"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rPr>
      </w:pPr>
    </w:p>
    <w:p w14:paraId="7CDB1FFB" w14:textId="69DE852F" w:rsidR="00C820FF" w:rsidRDefault="00C820FF" w:rsidP="00C820F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r>
        <w:t>DISEÑO E IMPLEMENTACIÓN DEL SISTEMA INTEGRADO DE INSTRUCCIÓN PILLÁN II</w:t>
      </w:r>
    </w:p>
    <w:p w14:paraId="281F7B6E" w14:textId="77777777" w:rsidR="004656B6"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pPr>
    </w:p>
    <w:p w14:paraId="5ACEFA29" w14:textId="77777777" w:rsidR="004656B6"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515FD082" w14:textId="77777777" w:rsidR="00225041" w:rsidRDefault="00AF6E42" w:rsidP="00AF6E4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REQUERIMIENTO DE SOFTWARE</w:t>
      </w:r>
    </w:p>
    <w:p w14:paraId="63CEEE5B" w14:textId="5BB47346" w:rsidR="00786993" w:rsidRDefault="00C820FF" w:rsidP="009A049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r>
        <w:rPr>
          <w:b/>
          <w:spacing w:val="-3"/>
          <w:sz w:val="36"/>
        </w:rPr>
        <w:t>SISTEMA SIMULADOR</w:t>
      </w:r>
    </w:p>
    <w:p w14:paraId="149AFED0" w14:textId="77777777" w:rsidR="00FC1CF7" w:rsidRDefault="00FC1CF7">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36"/>
        </w:rPr>
      </w:pPr>
    </w:p>
    <w:p w14:paraId="1E26D614" w14:textId="583AF63D" w:rsidR="00786993" w:rsidRPr="000E4BAA" w:rsidRDefault="00225041" w:rsidP="00FB0FD0">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b/>
          <w:spacing w:val="-3"/>
          <w:sz w:val="24"/>
          <w:lang w:val="es-CL"/>
        </w:rPr>
      </w:pPr>
      <w:r>
        <w:rPr>
          <w:b/>
          <w:spacing w:val="-3"/>
          <w:sz w:val="24"/>
        </w:rPr>
        <w:t>NUMERO DE DOCUMENTO:</w:t>
      </w:r>
      <w:r>
        <w:rPr>
          <w:b/>
          <w:spacing w:val="-3"/>
          <w:sz w:val="24"/>
        </w:rPr>
        <w:tab/>
      </w:r>
      <w:r w:rsidR="00FB0FD0">
        <w:rPr>
          <w:b/>
          <w:spacing w:val="-3"/>
          <w:sz w:val="24"/>
        </w:rPr>
        <w:t>11113P03REQ002</w:t>
      </w:r>
      <w:r w:rsidR="00AF6E42">
        <w:rPr>
          <w:b/>
          <w:spacing w:val="-3"/>
          <w:sz w:val="24"/>
        </w:rPr>
        <w:t xml:space="preserve"> </w:t>
      </w:r>
    </w:p>
    <w:p w14:paraId="52EF7A55" w14:textId="77777777" w:rsidR="00225041" w:rsidRPr="000E4BAA"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s-CL"/>
        </w:rPr>
      </w:pPr>
    </w:p>
    <w:p w14:paraId="4834EA24" w14:textId="77777777" w:rsidR="00225041" w:rsidRPr="000E4BAA"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8"/>
          <w:lang w:val="es-CL"/>
        </w:rPr>
      </w:pPr>
    </w:p>
    <w:p w14:paraId="31074A0F" w14:textId="77777777" w:rsidR="00225041" w:rsidRPr="001F79F8" w:rsidRDefault="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para:</w:t>
      </w:r>
    </w:p>
    <w:p w14:paraId="7FB0F943" w14:textId="77777777" w:rsidR="00225041" w:rsidRPr="001F79F8" w:rsidRDefault="001F79F8" w:rsidP="001F79F8">
      <w:pPr>
        <w:tabs>
          <w:tab w:val="left" w:pos="1224"/>
          <w:tab w:val="left" w:pos="1584"/>
          <w:tab w:val="left" w:pos="1944"/>
          <w:tab w:val="left" w:pos="2304"/>
          <w:tab w:val="left" w:pos="26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rPr>
          <w:spacing w:val="-3"/>
          <w:sz w:val="24"/>
          <w:szCs w:val="24"/>
        </w:rPr>
      </w:pP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r>
        <w:rPr>
          <w:spacing w:val="-3"/>
          <w:sz w:val="24"/>
          <w:szCs w:val="24"/>
        </w:rPr>
        <w:tab/>
      </w:r>
    </w:p>
    <w:p w14:paraId="43577B0C" w14:textId="7CCCCBB0" w:rsidR="00225041" w:rsidRPr="001F79F8" w:rsidRDefault="00C820F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DTS SpA</w:t>
      </w:r>
    </w:p>
    <w:p w14:paraId="0E185101" w14:textId="08E13929" w:rsidR="00225041" w:rsidRPr="001F79F8" w:rsidRDefault="00C820F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Departamento de Software</w:t>
      </w:r>
    </w:p>
    <w:p w14:paraId="55E85E71"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4E7BEF0A" w14:textId="77777777" w:rsidR="00225041" w:rsidRPr="001F79F8" w:rsidRDefault="004656B6"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Preparado</w:t>
      </w:r>
      <w:r w:rsidR="00225041" w:rsidRPr="001F79F8">
        <w:rPr>
          <w:spacing w:val="-3"/>
          <w:sz w:val="24"/>
          <w:szCs w:val="24"/>
        </w:rPr>
        <w:t xml:space="preserve"> por:</w:t>
      </w:r>
    </w:p>
    <w:p w14:paraId="038E323F" w14:textId="77777777"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p>
    <w:p w14:paraId="012A45AD" w14:textId="313180D0" w:rsidR="00225041" w:rsidRPr="001F79F8"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sidRPr="001F79F8">
        <w:rPr>
          <w:spacing w:val="-3"/>
          <w:sz w:val="24"/>
          <w:szCs w:val="24"/>
        </w:rPr>
        <w:t xml:space="preserve">DTS </w:t>
      </w:r>
      <w:r w:rsidR="00366147">
        <w:rPr>
          <w:spacing w:val="-3"/>
          <w:sz w:val="24"/>
          <w:szCs w:val="24"/>
        </w:rPr>
        <w:t>SpA</w:t>
      </w:r>
      <w:r w:rsidRPr="001F79F8">
        <w:rPr>
          <w:spacing w:val="-3"/>
          <w:sz w:val="24"/>
          <w:szCs w:val="24"/>
        </w:rPr>
        <w:t>.</w:t>
      </w:r>
    </w:p>
    <w:p w14:paraId="4DBFA675" w14:textId="6344B657" w:rsidR="00225041" w:rsidRPr="001F79F8" w:rsidRDefault="00366147" w:rsidP="004656B6">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152" w:hanging="1152"/>
        <w:jc w:val="center"/>
        <w:rPr>
          <w:spacing w:val="-3"/>
          <w:sz w:val="24"/>
          <w:szCs w:val="24"/>
        </w:rPr>
      </w:pPr>
      <w:r>
        <w:rPr>
          <w:spacing w:val="-3"/>
          <w:sz w:val="24"/>
          <w:szCs w:val="24"/>
        </w:rPr>
        <w:t>Ingeniería de Sistemas</w:t>
      </w:r>
    </w:p>
    <w:p w14:paraId="4C61C194" w14:textId="77777777" w:rsidR="00225041" w:rsidRPr="003C47E3"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5D4C1F5C" w14:textId="2B1942F2" w:rsidR="00225041" w:rsidRDefault="00FE329E">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pacing w:val="-3"/>
          <w:sz w:val="20"/>
        </w:rPr>
      </w:pPr>
      <w:r>
        <w:rPr>
          <w:noProof/>
          <w:spacing w:val="-3"/>
        </w:rPr>
        <mc:AlternateContent>
          <mc:Choice Requires="wps">
            <w:drawing>
              <wp:inline distT="0" distB="0" distL="0" distR="0" wp14:anchorId="2EE0B7B1" wp14:editId="73E4C9A9">
                <wp:extent cx="5934075" cy="1019175"/>
                <wp:effectExtent l="10160" t="13970" r="8890" b="508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019175"/>
                        </a:xfrm>
                        <a:prstGeom prst="rect">
                          <a:avLst/>
                        </a:prstGeom>
                        <a:solidFill>
                          <a:srgbClr val="FFFFFF"/>
                        </a:solidFill>
                        <a:ln w="9525">
                          <a:solidFill>
                            <a:srgbClr val="000000"/>
                          </a:solidFill>
                          <a:miter lim="800000"/>
                          <a:headEnd/>
                          <a:tailEnd/>
                        </a:ln>
                      </wps:spPr>
                      <wps:txbx>
                        <w:txbxContent>
                          <w:p w14:paraId="356BD160" w14:textId="77777777" w:rsidR="00D27F37" w:rsidRPr="00B80CE9" w:rsidRDefault="00D27F37" w:rsidP="00D27F37">
                            <w:pPr>
                              <w:autoSpaceDE w:val="0"/>
                              <w:autoSpaceDN w:val="0"/>
                              <w:adjustRightInd w:val="0"/>
                              <w:jc w:val="center"/>
                              <w:rPr>
                                <w:rFonts w:ascii="Verdana" w:hAnsi="Verdana" w:cs="Verdana"/>
                                <w:b/>
                                <w:bCs/>
                                <w:sz w:val="20"/>
                                <w:szCs w:val="20"/>
                                <w:lang w:val="es-CL"/>
                              </w:rPr>
                            </w:pPr>
                            <w:r w:rsidRPr="00B80CE9">
                              <w:rPr>
                                <w:rFonts w:ascii="Verdana" w:hAnsi="Verdana" w:cs="Verdana"/>
                                <w:b/>
                                <w:bCs/>
                                <w:sz w:val="20"/>
                                <w:szCs w:val="20"/>
                                <w:lang w:val="es-CL"/>
                              </w:rPr>
                              <w:t>IMPORTANTE</w:t>
                            </w:r>
                          </w:p>
                          <w:p w14:paraId="044C14BD" w14:textId="584DB72F" w:rsidR="00D27F37" w:rsidRPr="00241323" w:rsidRDefault="00D27F37" w:rsidP="00D27F37">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r w:rsidR="00366147">
                              <w:rPr>
                                <w:rFonts w:ascii="Verdana" w:hAnsi="Verdana" w:cs="Verdana"/>
                                <w:sz w:val="20"/>
                                <w:szCs w:val="20"/>
                                <w:lang w:val="es-MX"/>
                              </w:rPr>
                              <w:t>SpA</w:t>
                            </w:r>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r w:rsidR="00366147">
                              <w:rPr>
                                <w:rFonts w:ascii="Verdana" w:hAnsi="Verdana" w:cs="Verdana"/>
                                <w:sz w:val="20"/>
                                <w:szCs w:val="20"/>
                              </w:rPr>
                              <w:t>SpA</w:t>
                            </w:r>
                            <w:r>
                              <w:rPr>
                                <w:rFonts w:ascii="Verdana" w:hAnsi="Verdana" w:cs="Verdana"/>
                                <w:sz w:val="20"/>
                                <w:szCs w:val="20"/>
                              </w:rPr>
                              <w:t>. Los receptores de este documento aceptan la responsabilidad de mantener la confidencialidad de su contenido de acuerdo a la clasificación indicada en el encabezamiento.</w:t>
                            </w:r>
                            <w:r w:rsidR="00F36F0B">
                              <w:rPr>
                                <w:rFonts w:ascii="Verdana" w:hAnsi="Verdana" w:cs="Verdana"/>
                                <w:sz w:val="20"/>
                                <w:szCs w:val="20"/>
                              </w:rPr>
                              <w:t xml:space="preserve"> Formato 03200C00FOR022.</w:t>
                            </w:r>
                          </w:p>
                        </w:txbxContent>
                      </wps:txbx>
                      <wps:bodyPr rot="0" vert="horz" wrap="square" lIns="91440" tIns="45720" rIns="91440" bIns="45720" anchor="t" anchorCtr="0" upright="1">
                        <a:noAutofit/>
                      </wps:bodyPr>
                    </wps:wsp>
                  </a:graphicData>
                </a:graphic>
              </wp:inline>
            </w:drawing>
          </mc:Choice>
          <mc:Fallback>
            <w:pict>
              <v:shapetype w14:anchorId="2EE0B7B1" id="_x0000_t202" coordsize="21600,21600" o:spt="202" path="m,l,21600r21600,l21600,xe">
                <v:stroke joinstyle="miter"/>
                <v:path gradientshapeok="t" o:connecttype="rect"/>
              </v:shapetype>
              <v:shape id="Text Box 2" o:spid="_x0000_s1026" type="#_x0000_t202" style="width:467.25pt;height: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">
                <v:textbox>
                  <w:txbxContent>
                    <w:p w14:paraId="356BD160" w14:textId="77777777" w:rsidR="00D27F37" w:rsidRPr="00B80CE9" w:rsidRDefault="00D27F37" w:rsidP="00D27F37">
                      <w:pPr>
                        <w:autoSpaceDE w:val="0"/>
                        <w:autoSpaceDN w:val="0"/>
                        <w:adjustRightInd w:val="0"/>
                        <w:jc w:val="center"/>
                        <w:rPr>
                          <w:rFonts w:ascii="Verdana" w:hAnsi="Verdana" w:cs="Verdana"/>
                          <w:b/>
                          <w:bCs/>
                          <w:sz w:val="20"/>
                          <w:szCs w:val="20"/>
                          <w:lang w:val="es-CL"/>
                        </w:rPr>
                      </w:pPr>
                      <w:r w:rsidRPr="00B80CE9">
                        <w:rPr>
                          <w:rFonts w:ascii="Verdana" w:hAnsi="Verdana" w:cs="Verdana"/>
                          <w:b/>
                          <w:bCs/>
                          <w:sz w:val="20"/>
                          <w:szCs w:val="20"/>
                          <w:lang w:val="es-CL"/>
                        </w:rPr>
                        <w:t>IMPORTANTE</w:t>
                      </w:r>
                    </w:p>
                    <w:p w14:paraId="044C14BD" w14:textId="584DB72F" w:rsidR="00D27F37" w:rsidRPr="00241323" w:rsidRDefault="00D27F37" w:rsidP="00D27F37">
                      <w:pPr>
                        <w:autoSpaceDE w:val="0"/>
                        <w:autoSpaceDN w:val="0"/>
                        <w:adjustRightInd w:val="0"/>
                        <w:jc w:val="both"/>
                        <w:rPr>
                          <w:lang w:val="es-MX"/>
                        </w:rPr>
                      </w:pPr>
                      <w:r w:rsidRPr="00241323">
                        <w:rPr>
                          <w:rFonts w:ascii="Verdana" w:hAnsi="Verdana" w:cs="Verdana"/>
                          <w:sz w:val="20"/>
                          <w:szCs w:val="20"/>
                          <w:lang w:val="es-MX"/>
                        </w:rPr>
                        <w:t xml:space="preserve">Este documento y la información contenida en él son propiedad de DTS </w:t>
                      </w:r>
                      <w:r w:rsidR="00366147">
                        <w:rPr>
                          <w:rFonts w:ascii="Verdana" w:hAnsi="Verdana" w:cs="Verdana"/>
                          <w:sz w:val="20"/>
                          <w:szCs w:val="20"/>
                          <w:lang w:val="es-MX"/>
                        </w:rPr>
                        <w:t>SpA</w:t>
                      </w:r>
                      <w:r w:rsidRPr="00241323">
                        <w:rPr>
                          <w:rFonts w:ascii="Verdana" w:hAnsi="Verdana" w:cs="Verdana"/>
                          <w:sz w:val="20"/>
                          <w:szCs w:val="20"/>
                          <w:lang w:val="es-MX"/>
                        </w:rPr>
                        <w:t>.</w:t>
                      </w:r>
                      <w:r>
                        <w:rPr>
                          <w:rFonts w:ascii="Verdana" w:hAnsi="Verdana" w:cs="Verdana"/>
                          <w:sz w:val="20"/>
                          <w:szCs w:val="20"/>
                        </w:rPr>
                        <w:t xml:space="preserve"> </w:t>
                      </w:r>
                      <w:r w:rsidRPr="00241323">
                        <w:rPr>
                          <w:rFonts w:ascii="Verdana" w:hAnsi="Verdana" w:cs="Verdana"/>
                          <w:sz w:val="20"/>
                          <w:szCs w:val="20"/>
                          <w:lang w:val="es-MX"/>
                        </w:rPr>
                        <w:t xml:space="preserve">Cualquier reproducción, </w:t>
                      </w:r>
                      <w:r>
                        <w:rPr>
                          <w:rFonts w:ascii="Verdana" w:hAnsi="Verdana" w:cs="Verdana"/>
                          <w:sz w:val="20"/>
                          <w:szCs w:val="20"/>
                        </w:rPr>
                        <w:t xml:space="preserve">transferencia o uso por terceros está prohibido salvo autorización escrita de DTS </w:t>
                      </w:r>
                      <w:r w:rsidR="00366147">
                        <w:rPr>
                          <w:rFonts w:ascii="Verdana" w:hAnsi="Verdana" w:cs="Verdana"/>
                          <w:sz w:val="20"/>
                          <w:szCs w:val="20"/>
                        </w:rPr>
                        <w:t>SpA</w:t>
                      </w:r>
                      <w:r>
                        <w:rPr>
                          <w:rFonts w:ascii="Verdana" w:hAnsi="Verdana" w:cs="Verdana"/>
                          <w:sz w:val="20"/>
                          <w:szCs w:val="20"/>
                        </w:rPr>
                        <w:t>. Los receptores de este documento aceptan la responsabilidad de mantener la confidencialidad de su contenido de acuerdo a la clasificación indicada en el encabezamiento.</w:t>
                      </w:r>
                      <w:r w:rsidR="00F36F0B">
                        <w:rPr>
                          <w:rFonts w:ascii="Verdana" w:hAnsi="Verdana" w:cs="Verdana"/>
                          <w:sz w:val="20"/>
                          <w:szCs w:val="20"/>
                        </w:rPr>
                        <w:t xml:space="preserve"> Formato 03200C00FOR022.</w:t>
                      </w:r>
                    </w:p>
                  </w:txbxContent>
                </v:textbox>
                <w10:anchorlock/>
              </v:shape>
            </w:pict>
          </mc:Fallback>
        </mc:AlternateContent>
      </w:r>
      <w:r w:rsidR="00FC1CF7">
        <w:rPr>
          <w:spacing w:val="-3"/>
        </w:rPr>
        <w:br w:type="page"/>
      </w:r>
      <w:r w:rsidR="00225041">
        <w:rPr>
          <w:spacing w:val="-3"/>
        </w:rPr>
        <w:lastRenderedPageBreak/>
        <w:t>HISTORIA DE REVISIONES</w:t>
      </w:r>
    </w:p>
    <w:p w14:paraId="4C5BE908" w14:textId="77777777" w:rsidR="00225041" w:rsidRDefault="00225041">
      <w:pPr>
        <w:jc w:val="center"/>
        <w:rPr>
          <w:spacing w:val="-3"/>
          <w:sz w:val="20"/>
        </w:rPr>
      </w:pPr>
    </w:p>
    <w:tbl>
      <w:tblPr>
        <w:tblW w:w="98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66"/>
        <w:gridCol w:w="2466"/>
        <w:gridCol w:w="4932"/>
      </w:tblGrid>
      <w:tr w:rsidR="00225041" w14:paraId="182520CB" w14:textId="77777777" w:rsidTr="00366147">
        <w:trPr>
          <w:trHeight w:val="400"/>
        </w:trPr>
        <w:tc>
          <w:tcPr>
            <w:tcW w:w="2466" w:type="dxa"/>
          </w:tcPr>
          <w:p w14:paraId="7D07C539" w14:textId="77777777" w:rsidR="00225041" w:rsidRDefault="00225041">
            <w:pPr>
              <w:spacing w:before="60" w:after="60"/>
              <w:jc w:val="center"/>
              <w:rPr>
                <w:spacing w:val="-3"/>
                <w:sz w:val="20"/>
              </w:rPr>
            </w:pPr>
            <w:r>
              <w:rPr>
                <w:spacing w:val="-3"/>
                <w:sz w:val="20"/>
              </w:rPr>
              <w:t>NUMERO DE REVISION</w:t>
            </w:r>
          </w:p>
        </w:tc>
        <w:tc>
          <w:tcPr>
            <w:tcW w:w="2466" w:type="dxa"/>
          </w:tcPr>
          <w:p w14:paraId="2E261C6F" w14:textId="77777777" w:rsidR="00225041" w:rsidRDefault="00225041">
            <w:pPr>
              <w:spacing w:before="60" w:after="60"/>
              <w:jc w:val="center"/>
              <w:rPr>
                <w:spacing w:val="-3"/>
                <w:sz w:val="20"/>
              </w:rPr>
            </w:pPr>
            <w:r>
              <w:rPr>
                <w:spacing w:val="-3"/>
                <w:sz w:val="20"/>
              </w:rPr>
              <w:t>FECHA DE REVISION</w:t>
            </w:r>
          </w:p>
        </w:tc>
        <w:tc>
          <w:tcPr>
            <w:tcW w:w="4932" w:type="dxa"/>
          </w:tcPr>
          <w:p w14:paraId="071DAA91" w14:textId="77777777" w:rsidR="00225041" w:rsidRDefault="00225041">
            <w:pPr>
              <w:spacing w:before="60" w:after="60"/>
              <w:jc w:val="center"/>
              <w:rPr>
                <w:spacing w:val="-3"/>
                <w:sz w:val="20"/>
              </w:rPr>
            </w:pPr>
            <w:r>
              <w:rPr>
                <w:spacing w:val="-3"/>
                <w:sz w:val="20"/>
              </w:rPr>
              <w:t>PAGINAS AFECTADAS</w:t>
            </w:r>
          </w:p>
        </w:tc>
      </w:tr>
      <w:tr w:rsidR="00225041" w14:paraId="3EA3D8E5" w14:textId="77777777" w:rsidTr="00366147">
        <w:trPr>
          <w:trHeight w:val="400"/>
        </w:trPr>
        <w:tc>
          <w:tcPr>
            <w:tcW w:w="2466" w:type="dxa"/>
          </w:tcPr>
          <w:p w14:paraId="6367D45A" w14:textId="48F2D22E" w:rsidR="00225041" w:rsidRDefault="00C06013">
            <w:pPr>
              <w:spacing w:before="60" w:after="60"/>
              <w:rPr>
                <w:spacing w:val="-3"/>
                <w:sz w:val="20"/>
              </w:rPr>
            </w:pPr>
            <w:r>
              <w:rPr>
                <w:spacing w:val="-3"/>
                <w:sz w:val="20"/>
              </w:rPr>
              <w:t>1.0</w:t>
            </w:r>
          </w:p>
        </w:tc>
        <w:tc>
          <w:tcPr>
            <w:tcW w:w="2466" w:type="dxa"/>
          </w:tcPr>
          <w:p w14:paraId="214A5AE9" w14:textId="700AD285" w:rsidR="00225041" w:rsidRDefault="00C06013">
            <w:pPr>
              <w:spacing w:before="60" w:after="60"/>
              <w:rPr>
                <w:spacing w:val="-3"/>
                <w:sz w:val="20"/>
              </w:rPr>
            </w:pPr>
            <w:r>
              <w:rPr>
                <w:spacing w:val="-3"/>
                <w:sz w:val="20"/>
              </w:rPr>
              <w:t>07-03-2023</w:t>
            </w:r>
          </w:p>
        </w:tc>
        <w:tc>
          <w:tcPr>
            <w:tcW w:w="4932" w:type="dxa"/>
          </w:tcPr>
          <w:p w14:paraId="3C8E6ACC" w14:textId="12A27A5D" w:rsidR="00225041" w:rsidRDefault="00C06013">
            <w:pPr>
              <w:spacing w:before="60" w:after="60"/>
              <w:rPr>
                <w:spacing w:val="-3"/>
                <w:sz w:val="20"/>
              </w:rPr>
            </w:pPr>
            <w:r>
              <w:rPr>
                <w:spacing w:val="-3"/>
                <w:sz w:val="20"/>
              </w:rPr>
              <w:t>Versión inicial</w:t>
            </w:r>
          </w:p>
        </w:tc>
      </w:tr>
      <w:tr w:rsidR="00225041" w14:paraId="7239F065" w14:textId="77777777" w:rsidTr="00366147">
        <w:trPr>
          <w:trHeight w:val="400"/>
        </w:trPr>
        <w:tc>
          <w:tcPr>
            <w:tcW w:w="2466" w:type="dxa"/>
          </w:tcPr>
          <w:p w14:paraId="2EC4994B" w14:textId="77777777" w:rsidR="00225041" w:rsidRDefault="00225041">
            <w:pPr>
              <w:spacing w:before="60" w:after="60"/>
              <w:rPr>
                <w:spacing w:val="-3"/>
                <w:sz w:val="20"/>
              </w:rPr>
            </w:pPr>
          </w:p>
        </w:tc>
        <w:tc>
          <w:tcPr>
            <w:tcW w:w="2466" w:type="dxa"/>
          </w:tcPr>
          <w:p w14:paraId="47398C64" w14:textId="77777777" w:rsidR="00225041" w:rsidRDefault="00225041">
            <w:pPr>
              <w:spacing w:before="60" w:after="60"/>
              <w:rPr>
                <w:spacing w:val="-3"/>
                <w:sz w:val="20"/>
              </w:rPr>
            </w:pPr>
          </w:p>
        </w:tc>
        <w:tc>
          <w:tcPr>
            <w:tcW w:w="4932" w:type="dxa"/>
          </w:tcPr>
          <w:p w14:paraId="05CBB05F" w14:textId="77777777" w:rsidR="00225041" w:rsidRDefault="00225041">
            <w:pPr>
              <w:spacing w:before="60" w:after="60"/>
              <w:rPr>
                <w:spacing w:val="-3"/>
                <w:sz w:val="20"/>
              </w:rPr>
            </w:pPr>
          </w:p>
        </w:tc>
      </w:tr>
      <w:tr w:rsidR="00225041" w14:paraId="7AB19EF2" w14:textId="77777777" w:rsidTr="00366147">
        <w:trPr>
          <w:trHeight w:val="400"/>
        </w:trPr>
        <w:tc>
          <w:tcPr>
            <w:tcW w:w="2466" w:type="dxa"/>
          </w:tcPr>
          <w:p w14:paraId="33C84243" w14:textId="77777777" w:rsidR="00225041" w:rsidRDefault="00225041">
            <w:pPr>
              <w:spacing w:before="60" w:after="60"/>
              <w:rPr>
                <w:spacing w:val="-3"/>
                <w:sz w:val="20"/>
              </w:rPr>
            </w:pPr>
          </w:p>
        </w:tc>
        <w:tc>
          <w:tcPr>
            <w:tcW w:w="2466" w:type="dxa"/>
          </w:tcPr>
          <w:p w14:paraId="24A2C9A7" w14:textId="77777777" w:rsidR="00225041" w:rsidRDefault="00225041">
            <w:pPr>
              <w:spacing w:before="60" w:after="60"/>
              <w:rPr>
                <w:spacing w:val="-3"/>
                <w:sz w:val="20"/>
              </w:rPr>
            </w:pPr>
          </w:p>
        </w:tc>
        <w:tc>
          <w:tcPr>
            <w:tcW w:w="4932" w:type="dxa"/>
          </w:tcPr>
          <w:p w14:paraId="141EBFD2" w14:textId="77777777" w:rsidR="00225041" w:rsidRDefault="00225041">
            <w:pPr>
              <w:spacing w:before="60" w:after="60"/>
              <w:rPr>
                <w:spacing w:val="-3"/>
                <w:sz w:val="20"/>
              </w:rPr>
            </w:pPr>
          </w:p>
        </w:tc>
      </w:tr>
      <w:tr w:rsidR="00225041" w14:paraId="01E103D6" w14:textId="77777777" w:rsidTr="00366147">
        <w:trPr>
          <w:trHeight w:val="400"/>
        </w:trPr>
        <w:tc>
          <w:tcPr>
            <w:tcW w:w="2466" w:type="dxa"/>
          </w:tcPr>
          <w:p w14:paraId="465822B0" w14:textId="77777777" w:rsidR="00225041" w:rsidRDefault="00225041">
            <w:pPr>
              <w:spacing w:before="60" w:after="60"/>
              <w:rPr>
                <w:spacing w:val="-3"/>
                <w:sz w:val="20"/>
              </w:rPr>
            </w:pPr>
          </w:p>
        </w:tc>
        <w:tc>
          <w:tcPr>
            <w:tcW w:w="2466" w:type="dxa"/>
          </w:tcPr>
          <w:p w14:paraId="3E3782D8" w14:textId="77777777" w:rsidR="00225041" w:rsidRDefault="00225041">
            <w:pPr>
              <w:spacing w:before="60" w:after="60"/>
              <w:rPr>
                <w:spacing w:val="-3"/>
                <w:sz w:val="20"/>
              </w:rPr>
            </w:pPr>
          </w:p>
        </w:tc>
        <w:tc>
          <w:tcPr>
            <w:tcW w:w="4932" w:type="dxa"/>
          </w:tcPr>
          <w:p w14:paraId="72A36831" w14:textId="77777777" w:rsidR="00225041" w:rsidRDefault="00225041">
            <w:pPr>
              <w:spacing w:before="60" w:after="60"/>
              <w:rPr>
                <w:spacing w:val="-3"/>
                <w:sz w:val="20"/>
              </w:rPr>
            </w:pPr>
          </w:p>
        </w:tc>
      </w:tr>
    </w:tbl>
    <w:p w14:paraId="305CC8BD" w14:textId="77777777" w:rsidR="00225041" w:rsidRDefault="00225041">
      <w:pPr>
        <w:rPr>
          <w:sz w:val="17"/>
        </w:rPr>
      </w:pPr>
      <w:r>
        <w:rPr>
          <w:spacing w:val="-3"/>
          <w:sz w:val="20"/>
        </w:rPr>
        <w:br w:type="page"/>
      </w:r>
    </w:p>
    <w:p w14:paraId="728DC3A4" w14:textId="77777777" w:rsidR="00225041" w:rsidRDefault="00225041">
      <w:pPr>
        <w:jc w:val="center"/>
        <w:rPr>
          <w:sz w:val="17"/>
        </w:rPr>
      </w:pPr>
      <w:r>
        <w:lastRenderedPageBreak/>
        <w:t>TABLA DE CONTENIDO</w:t>
      </w:r>
    </w:p>
    <w:p w14:paraId="43975846" w14:textId="77777777" w:rsidR="00225041" w:rsidRDefault="00225041">
      <w:pPr>
        <w:jc w:val="center"/>
        <w:rPr>
          <w:sz w:val="17"/>
        </w:rPr>
      </w:pPr>
    </w:p>
    <w:p w14:paraId="259F2066" w14:textId="2B33783D" w:rsidR="00EB273E" w:rsidRDefault="00225041">
      <w:pPr>
        <w:pStyle w:val="TDC1"/>
        <w:tabs>
          <w:tab w:val="left" w:pos="440"/>
        </w:tabs>
        <w:rPr>
          <w:rFonts w:asciiTheme="minorHAnsi" w:eastAsiaTheme="minorEastAsia" w:hAnsiTheme="minorHAnsi" w:cstheme="minorBidi"/>
          <w:caps w:val="0"/>
          <w:noProof/>
          <w:lang w:val="es-CL" w:eastAsia="es-CL"/>
        </w:rPr>
      </w:pPr>
      <w:r>
        <w:fldChar w:fldCharType="begin"/>
      </w:r>
      <w:r>
        <w:instrText xml:space="preserve"> TOC \o "1-3" </w:instrText>
      </w:r>
      <w:r>
        <w:fldChar w:fldCharType="separate"/>
      </w:r>
      <w:r w:rsidR="00EB273E">
        <w:rPr>
          <w:noProof/>
        </w:rPr>
        <w:t>1.</w:t>
      </w:r>
      <w:r w:rsidR="00EB273E">
        <w:rPr>
          <w:rFonts w:asciiTheme="minorHAnsi" w:eastAsiaTheme="minorEastAsia" w:hAnsiTheme="minorHAnsi" w:cstheme="minorBidi"/>
          <w:caps w:val="0"/>
          <w:noProof/>
          <w:lang w:val="es-CL" w:eastAsia="es-CL"/>
        </w:rPr>
        <w:tab/>
      </w:r>
      <w:r w:rsidR="00EB273E">
        <w:rPr>
          <w:noProof/>
        </w:rPr>
        <w:t>gENERALIDADES</w:t>
      </w:r>
      <w:r w:rsidR="00EB273E">
        <w:rPr>
          <w:noProof/>
        </w:rPr>
        <w:tab/>
      </w:r>
      <w:r w:rsidR="00EB273E">
        <w:rPr>
          <w:noProof/>
        </w:rPr>
        <w:fldChar w:fldCharType="begin"/>
      </w:r>
      <w:r w:rsidR="00EB273E">
        <w:rPr>
          <w:noProof/>
        </w:rPr>
        <w:instrText xml:space="preserve"> PAGEREF _Toc129089447 \h </w:instrText>
      </w:r>
      <w:r w:rsidR="00EB273E">
        <w:rPr>
          <w:noProof/>
        </w:rPr>
      </w:r>
      <w:r w:rsidR="00EB273E">
        <w:rPr>
          <w:noProof/>
        </w:rPr>
        <w:fldChar w:fldCharType="separate"/>
      </w:r>
      <w:r w:rsidR="00EB273E">
        <w:rPr>
          <w:noProof/>
        </w:rPr>
        <w:t>5</w:t>
      </w:r>
      <w:r w:rsidR="00EB273E">
        <w:rPr>
          <w:noProof/>
        </w:rPr>
        <w:fldChar w:fldCharType="end"/>
      </w:r>
    </w:p>
    <w:p w14:paraId="64AAAB11" w14:textId="589D75D5" w:rsidR="00EB273E" w:rsidRDefault="00EB273E">
      <w:pPr>
        <w:pStyle w:val="TDC2"/>
        <w:tabs>
          <w:tab w:val="left" w:pos="660"/>
        </w:tabs>
        <w:rPr>
          <w:rFonts w:asciiTheme="minorHAnsi" w:eastAsiaTheme="minorEastAsia" w:hAnsiTheme="minorHAnsi" w:cstheme="minorBidi"/>
          <w:noProof/>
          <w:lang w:val="es-CL" w:eastAsia="es-CL"/>
        </w:rPr>
      </w:pPr>
      <w:r>
        <w:rPr>
          <w:noProof/>
        </w:rPr>
        <w:t>1.1</w:t>
      </w:r>
      <w:r>
        <w:rPr>
          <w:rFonts w:asciiTheme="minorHAnsi" w:eastAsiaTheme="minorEastAsia" w:hAnsiTheme="minorHAnsi" w:cstheme="minorBidi"/>
          <w:noProof/>
          <w:lang w:val="es-CL" w:eastAsia="es-CL"/>
        </w:rPr>
        <w:tab/>
      </w:r>
      <w:r>
        <w:rPr>
          <w:noProof/>
        </w:rPr>
        <w:t>Introducción</w:t>
      </w:r>
      <w:r>
        <w:rPr>
          <w:noProof/>
        </w:rPr>
        <w:tab/>
      </w:r>
      <w:r>
        <w:rPr>
          <w:noProof/>
        </w:rPr>
        <w:fldChar w:fldCharType="begin"/>
      </w:r>
      <w:r>
        <w:rPr>
          <w:noProof/>
        </w:rPr>
        <w:instrText xml:space="preserve"> PAGEREF _Toc129089448 \h </w:instrText>
      </w:r>
      <w:r>
        <w:rPr>
          <w:noProof/>
        </w:rPr>
      </w:r>
      <w:r>
        <w:rPr>
          <w:noProof/>
        </w:rPr>
        <w:fldChar w:fldCharType="separate"/>
      </w:r>
      <w:r>
        <w:rPr>
          <w:noProof/>
        </w:rPr>
        <w:t>5</w:t>
      </w:r>
      <w:r>
        <w:rPr>
          <w:noProof/>
        </w:rPr>
        <w:fldChar w:fldCharType="end"/>
      </w:r>
    </w:p>
    <w:p w14:paraId="027185FE" w14:textId="38E3F0A7" w:rsidR="00EB273E" w:rsidRDefault="00EB273E">
      <w:pPr>
        <w:pStyle w:val="TDC2"/>
        <w:tabs>
          <w:tab w:val="left" w:pos="660"/>
        </w:tabs>
        <w:rPr>
          <w:rFonts w:asciiTheme="minorHAnsi" w:eastAsiaTheme="minorEastAsia" w:hAnsiTheme="minorHAnsi" w:cstheme="minorBidi"/>
          <w:noProof/>
          <w:lang w:val="es-CL" w:eastAsia="es-CL"/>
        </w:rPr>
      </w:pPr>
      <w:r>
        <w:rPr>
          <w:noProof/>
        </w:rPr>
        <w:t>1.2</w:t>
      </w:r>
      <w:r>
        <w:rPr>
          <w:rFonts w:asciiTheme="minorHAnsi" w:eastAsiaTheme="minorEastAsia" w:hAnsiTheme="minorHAnsi" w:cstheme="minorBidi"/>
          <w:noProof/>
          <w:lang w:val="es-CL" w:eastAsia="es-CL"/>
        </w:rPr>
        <w:tab/>
      </w:r>
      <w:r>
        <w:rPr>
          <w:noProof/>
        </w:rPr>
        <w:t>Alcance</w:t>
      </w:r>
      <w:r>
        <w:rPr>
          <w:noProof/>
        </w:rPr>
        <w:tab/>
      </w:r>
      <w:r>
        <w:rPr>
          <w:noProof/>
        </w:rPr>
        <w:fldChar w:fldCharType="begin"/>
      </w:r>
      <w:r>
        <w:rPr>
          <w:noProof/>
        </w:rPr>
        <w:instrText xml:space="preserve"> PAGEREF _Toc129089449 \h </w:instrText>
      </w:r>
      <w:r>
        <w:rPr>
          <w:noProof/>
        </w:rPr>
      </w:r>
      <w:r>
        <w:rPr>
          <w:noProof/>
        </w:rPr>
        <w:fldChar w:fldCharType="separate"/>
      </w:r>
      <w:r>
        <w:rPr>
          <w:noProof/>
        </w:rPr>
        <w:t>5</w:t>
      </w:r>
      <w:r>
        <w:rPr>
          <w:noProof/>
        </w:rPr>
        <w:fldChar w:fldCharType="end"/>
      </w:r>
    </w:p>
    <w:p w14:paraId="582E1A71" w14:textId="265C98E2" w:rsidR="00EB273E" w:rsidRDefault="00EB273E">
      <w:pPr>
        <w:pStyle w:val="TDC2"/>
        <w:tabs>
          <w:tab w:val="left" w:pos="660"/>
        </w:tabs>
        <w:rPr>
          <w:rFonts w:asciiTheme="minorHAnsi" w:eastAsiaTheme="minorEastAsia" w:hAnsiTheme="minorHAnsi" w:cstheme="minorBidi"/>
          <w:noProof/>
          <w:lang w:val="es-CL" w:eastAsia="es-CL"/>
        </w:rPr>
      </w:pPr>
      <w:r>
        <w:rPr>
          <w:noProof/>
        </w:rPr>
        <w:t>1.3</w:t>
      </w:r>
      <w:r>
        <w:rPr>
          <w:rFonts w:asciiTheme="minorHAnsi" w:eastAsiaTheme="minorEastAsia" w:hAnsiTheme="minorHAnsi" w:cstheme="minorBidi"/>
          <w:noProof/>
          <w:lang w:val="es-CL" w:eastAsia="es-CL"/>
        </w:rPr>
        <w:tab/>
      </w:r>
      <w:r>
        <w:rPr>
          <w:noProof/>
        </w:rPr>
        <w:t>Documentación Complementaria</w:t>
      </w:r>
      <w:r>
        <w:rPr>
          <w:noProof/>
        </w:rPr>
        <w:tab/>
      </w:r>
      <w:r>
        <w:rPr>
          <w:noProof/>
        </w:rPr>
        <w:fldChar w:fldCharType="begin"/>
      </w:r>
      <w:r>
        <w:rPr>
          <w:noProof/>
        </w:rPr>
        <w:instrText xml:space="preserve"> PAGEREF _Toc129089450 \h </w:instrText>
      </w:r>
      <w:r>
        <w:rPr>
          <w:noProof/>
        </w:rPr>
      </w:r>
      <w:r>
        <w:rPr>
          <w:noProof/>
        </w:rPr>
        <w:fldChar w:fldCharType="separate"/>
      </w:r>
      <w:r>
        <w:rPr>
          <w:noProof/>
        </w:rPr>
        <w:t>5</w:t>
      </w:r>
      <w:r>
        <w:rPr>
          <w:noProof/>
        </w:rPr>
        <w:fldChar w:fldCharType="end"/>
      </w:r>
    </w:p>
    <w:p w14:paraId="7BB95198" w14:textId="2D894CBA" w:rsidR="00EB273E" w:rsidRDefault="00EB273E">
      <w:pPr>
        <w:pStyle w:val="TDC2"/>
        <w:tabs>
          <w:tab w:val="left" w:pos="660"/>
        </w:tabs>
        <w:rPr>
          <w:rFonts w:asciiTheme="minorHAnsi" w:eastAsiaTheme="minorEastAsia" w:hAnsiTheme="minorHAnsi" w:cstheme="minorBidi"/>
          <w:noProof/>
          <w:lang w:val="es-CL" w:eastAsia="es-CL"/>
        </w:rPr>
      </w:pPr>
      <w:r w:rsidRPr="001E1E19">
        <w:rPr>
          <w:noProof/>
          <w:lang w:val="en-US"/>
        </w:rPr>
        <w:t>1.4</w:t>
      </w:r>
      <w:r>
        <w:rPr>
          <w:rFonts w:asciiTheme="minorHAnsi" w:eastAsiaTheme="minorEastAsia" w:hAnsiTheme="minorHAnsi" w:cstheme="minorBidi"/>
          <w:noProof/>
          <w:lang w:val="es-CL" w:eastAsia="es-CL"/>
        </w:rPr>
        <w:tab/>
      </w:r>
      <w:r w:rsidRPr="001E1E19">
        <w:rPr>
          <w:noProof/>
          <w:lang w:val="en-US"/>
        </w:rPr>
        <w:t>Documentos de Software</w:t>
      </w:r>
      <w:r>
        <w:rPr>
          <w:noProof/>
        </w:rPr>
        <w:tab/>
      </w:r>
      <w:r>
        <w:rPr>
          <w:noProof/>
        </w:rPr>
        <w:fldChar w:fldCharType="begin"/>
      </w:r>
      <w:r>
        <w:rPr>
          <w:noProof/>
        </w:rPr>
        <w:instrText xml:space="preserve"> PAGEREF _Toc129089451 \h </w:instrText>
      </w:r>
      <w:r>
        <w:rPr>
          <w:noProof/>
        </w:rPr>
      </w:r>
      <w:r>
        <w:rPr>
          <w:noProof/>
        </w:rPr>
        <w:fldChar w:fldCharType="separate"/>
      </w:r>
      <w:r>
        <w:rPr>
          <w:noProof/>
        </w:rPr>
        <w:t>5</w:t>
      </w:r>
      <w:r>
        <w:rPr>
          <w:noProof/>
        </w:rPr>
        <w:fldChar w:fldCharType="end"/>
      </w:r>
    </w:p>
    <w:p w14:paraId="0F7C1E52" w14:textId="42388576" w:rsidR="00EB273E" w:rsidRDefault="00EB273E">
      <w:pPr>
        <w:pStyle w:val="TDC2"/>
        <w:tabs>
          <w:tab w:val="left" w:pos="660"/>
        </w:tabs>
        <w:rPr>
          <w:rFonts w:asciiTheme="minorHAnsi" w:eastAsiaTheme="minorEastAsia" w:hAnsiTheme="minorHAnsi" w:cstheme="minorBidi"/>
          <w:noProof/>
          <w:lang w:val="es-CL" w:eastAsia="es-CL"/>
        </w:rPr>
      </w:pPr>
      <w:r>
        <w:rPr>
          <w:noProof/>
        </w:rPr>
        <w:t>1.5</w:t>
      </w:r>
      <w:r>
        <w:rPr>
          <w:rFonts w:asciiTheme="minorHAnsi" w:eastAsiaTheme="minorEastAsia" w:hAnsiTheme="minorHAnsi" w:cstheme="minorBidi"/>
          <w:noProof/>
          <w:lang w:val="es-CL" w:eastAsia="es-CL"/>
        </w:rPr>
        <w:tab/>
      </w:r>
      <w:r>
        <w:rPr>
          <w:noProof/>
        </w:rPr>
        <w:t>Definiciones</w:t>
      </w:r>
      <w:r>
        <w:rPr>
          <w:noProof/>
        </w:rPr>
        <w:tab/>
      </w:r>
      <w:r>
        <w:rPr>
          <w:noProof/>
        </w:rPr>
        <w:fldChar w:fldCharType="begin"/>
      </w:r>
      <w:r>
        <w:rPr>
          <w:noProof/>
        </w:rPr>
        <w:instrText xml:space="preserve"> PAGEREF _Toc129089452 \h </w:instrText>
      </w:r>
      <w:r>
        <w:rPr>
          <w:noProof/>
        </w:rPr>
      </w:r>
      <w:r>
        <w:rPr>
          <w:noProof/>
        </w:rPr>
        <w:fldChar w:fldCharType="separate"/>
      </w:r>
      <w:r>
        <w:rPr>
          <w:noProof/>
        </w:rPr>
        <w:t>0</w:t>
      </w:r>
      <w:r>
        <w:rPr>
          <w:noProof/>
        </w:rPr>
        <w:fldChar w:fldCharType="end"/>
      </w:r>
    </w:p>
    <w:p w14:paraId="27A3EB0F" w14:textId="6F4E4CB7" w:rsidR="00EB273E" w:rsidRDefault="00EB273E">
      <w:pPr>
        <w:pStyle w:val="TDC2"/>
        <w:tabs>
          <w:tab w:val="left" w:pos="660"/>
        </w:tabs>
        <w:rPr>
          <w:rFonts w:asciiTheme="minorHAnsi" w:eastAsiaTheme="minorEastAsia" w:hAnsiTheme="minorHAnsi" w:cstheme="minorBidi"/>
          <w:noProof/>
          <w:lang w:val="es-CL" w:eastAsia="es-CL"/>
        </w:rPr>
      </w:pPr>
      <w:r>
        <w:rPr>
          <w:noProof/>
        </w:rPr>
        <w:t>1.6</w:t>
      </w:r>
      <w:r>
        <w:rPr>
          <w:rFonts w:asciiTheme="minorHAnsi" w:eastAsiaTheme="minorEastAsia" w:hAnsiTheme="minorHAnsi" w:cstheme="minorBidi"/>
          <w:noProof/>
          <w:lang w:val="es-CL" w:eastAsia="es-CL"/>
        </w:rPr>
        <w:tab/>
      </w:r>
      <w:r>
        <w:rPr>
          <w:noProof/>
        </w:rPr>
        <w:t>Estructura y Contenido</w:t>
      </w:r>
      <w:r>
        <w:rPr>
          <w:noProof/>
        </w:rPr>
        <w:tab/>
      </w:r>
      <w:r>
        <w:rPr>
          <w:noProof/>
        </w:rPr>
        <w:fldChar w:fldCharType="begin"/>
      </w:r>
      <w:r>
        <w:rPr>
          <w:noProof/>
        </w:rPr>
        <w:instrText xml:space="preserve"> PAGEREF _Toc129089453 \h </w:instrText>
      </w:r>
      <w:r>
        <w:rPr>
          <w:noProof/>
        </w:rPr>
      </w:r>
      <w:r>
        <w:rPr>
          <w:noProof/>
        </w:rPr>
        <w:fldChar w:fldCharType="separate"/>
      </w:r>
      <w:r>
        <w:rPr>
          <w:noProof/>
        </w:rPr>
        <w:t>1</w:t>
      </w:r>
      <w:r>
        <w:rPr>
          <w:noProof/>
        </w:rPr>
        <w:fldChar w:fldCharType="end"/>
      </w:r>
    </w:p>
    <w:p w14:paraId="567D6BED" w14:textId="16160AC5" w:rsidR="00EB273E" w:rsidRDefault="00EB273E">
      <w:pPr>
        <w:pStyle w:val="TDC1"/>
        <w:tabs>
          <w:tab w:val="left" w:pos="440"/>
        </w:tabs>
        <w:rPr>
          <w:rFonts w:asciiTheme="minorHAnsi" w:eastAsiaTheme="minorEastAsia" w:hAnsiTheme="minorHAnsi" w:cstheme="minorBidi"/>
          <w:caps w:val="0"/>
          <w:noProof/>
          <w:lang w:val="es-CL" w:eastAsia="es-CL"/>
        </w:rPr>
      </w:pPr>
      <w:r w:rsidRPr="001E1E19">
        <w:rPr>
          <w:noProof/>
          <w:spacing w:val="-3"/>
        </w:rPr>
        <w:t>2.</w:t>
      </w:r>
      <w:r>
        <w:rPr>
          <w:rFonts w:asciiTheme="minorHAnsi" w:eastAsiaTheme="minorEastAsia" w:hAnsiTheme="minorHAnsi" w:cstheme="minorBidi"/>
          <w:caps w:val="0"/>
          <w:noProof/>
          <w:lang w:val="es-CL" w:eastAsia="es-CL"/>
        </w:rPr>
        <w:tab/>
      </w:r>
      <w:r w:rsidRPr="001E1E19">
        <w:rPr>
          <w:noProof/>
          <w:spacing w:val="-3"/>
        </w:rPr>
        <w:t>descripcion general del sistema</w:t>
      </w:r>
      <w:r>
        <w:rPr>
          <w:noProof/>
        </w:rPr>
        <w:tab/>
      </w:r>
      <w:r>
        <w:rPr>
          <w:noProof/>
        </w:rPr>
        <w:fldChar w:fldCharType="begin"/>
      </w:r>
      <w:r>
        <w:rPr>
          <w:noProof/>
        </w:rPr>
        <w:instrText xml:space="preserve"> PAGEREF _Toc129089454 \h </w:instrText>
      </w:r>
      <w:r>
        <w:rPr>
          <w:noProof/>
        </w:rPr>
      </w:r>
      <w:r>
        <w:rPr>
          <w:noProof/>
        </w:rPr>
        <w:fldChar w:fldCharType="separate"/>
      </w:r>
      <w:r>
        <w:rPr>
          <w:noProof/>
        </w:rPr>
        <w:t>2</w:t>
      </w:r>
      <w:r>
        <w:rPr>
          <w:noProof/>
        </w:rPr>
        <w:fldChar w:fldCharType="end"/>
      </w:r>
    </w:p>
    <w:p w14:paraId="24A235E5" w14:textId="1B6A5A9F" w:rsidR="00EB273E" w:rsidRDefault="00EB273E">
      <w:pPr>
        <w:pStyle w:val="TDC2"/>
        <w:tabs>
          <w:tab w:val="left" w:pos="660"/>
        </w:tabs>
        <w:rPr>
          <w:rFonts w:asciiTheme="minorHAnsi" w:eastAsiaTheme="minorEastAsia" w:hAnsiTheme="minorHAnsi" w:cstheme="minorBidi"/>
          <w:noProof/>
          <w:lang w:val="es-CL" w:eastAsia="es-CL"/>
        </w:rPr>
      </w:pPr>
      <w:r>
        <w:rPr>
          <w:noProof/>
        </w:rPr>
        <w:t>2.1</w:t>
      </w:r>
      <w:r>
        <w:rPr>
          <w:rFonts w:asciiTheme="minorHAnsi" w:eastAsiaTheme="minorEastAsia" w:hAnsiTheme="minorHAnsi" w:cstheme="minorBidi"/>
          <w:noProof/>
          <w:lang w:val="es-CL" w:eastAsia="es-CL"/>
        </w:rPr>
        <w:tab/>
      </w:r>
      <w:r>
        <w:rPr>
          <w:noProof/>
        </w:rPr>
        <w:t>Relaciones con Otros Proyectos en Curso</w:t>
      </w:r>
      <w:r>
        <w:rPr>
          <w:noProof/>
        </w:rPr>
        <w:tab/>
      </w:r>
      <w:r>
        <w:rPr>
          <w:noProof/>
        </w:rPr>
        <w:fldChar w:fldCharType="begin"/>
      </w:r>
      <w:r>
        <w:rPr>
          <w:noProof/>
        </w:rPr>
        <w:instrText xml:space="preserve"> PAGEREF _Toc129089455 \h </w:instrText>
      </w:r>
      <w:r>
        <w:rPr>
          <w:noProof/>
        </w:rPr>
      </w:r>
      <w:r>
        <w:rPr>
          <w:noProof/>
        </w:rPr>
        <w:fldChar w:fldCharType="separate"/>
      </w:r>
      <w:r>
        <w:rPr>
          <w:noProof/>
        </w:rPr>
        <w:t>2</w:t>
      </w:r>
      <w:r>
        <w:rPr>
          <w:noProof/>
        </w:rPr>
        <w:fldChar w:fldCharType="end"/>
      </w:r>
    </w:p>
    <w:p w14:paraId="7DFA6103" w14:textId="1D7D9133" w:rsidR="00EB273E" w:rsidRDefault="00EB273E">
      <w:pPr>
        <w:pStyle w:val="TDC2"/>
        <w:tabs>
          <w:tab w:val="left" w:pos="660"/>
        </w:tabs>
        <w:rPr>
          <w:rFonts w:asciiTheme="minorHAnsi" w:eastAsiaTheme="minorEastAsia" w:hAnsiTheme="minorHAnsi" w:cstheme="minorBidi"/>
          <w:noProof/>
          <w:lang w:val="es-CL" w:eastAsia="es-CL"/>
        </w:rPr>
      </w:pPr>
      <w:r>
        <w:rPr>
          <w:noProof/>
        </w:rPr>
        <w:t>2.2</w:t>
      </w:r>
      <w:r>
        <w:rPr>
          <w:rFonts w:asciiTheme="minorHAnsi" w:eastAsiaTheme="minorEastAsia" w:hAnsiTheme="minorHAnsi" w:cstheme="minorBidi"/>
          <w:noProof/>
          <w:lang w:val="es-CL" w:eastAsia="es-CL"/>
        </w:rPr>
        <w:tab/>
      </w:r>
      <w:r>
        <w:rPr>
          <w:noProof/>
        </w:rPr>
        <w:t>Relaciones con Proyectos Predecesores y Sucesores</w:t>
      </w:r>
      <w:r>
        <w:rPr>
          <w:noProof/>
        </w:rPr>
        <w:tab/>
      </w:r>
      <w:r>
        <w:rPr>
          <w:noProof/>
        </w:rPr>
        <w:fldChar w:fldCharType="begin"/>
      </w:r>
      <w:r>
        <w:rPr>
          <w:noProof/>
        </w:rPr>
        <w:instrText xml:space="preserve"> PAGEREF _Toc129089456 \h </w:instrText>
      </w:r>
      <w:r>
        <w:rPr>
          <w:noProof/>
        </w:rPr>
      </w:r>
      <w:r>
        <w:rPr>
          <w:noProof/>
        </w:rPr>
        <w:fldChar w:fldCharType="separate"/>
      </w:r>
      <w:r>
        <w:rPr>
          <w:noProof/>
        </w:rPr>
        <w:t>2</w:t>
      </w:r>
      <w:r>
        <w:rPr>
          <w:noProof/>
        </w:rPr>
        <w:fldChar w:fldCharType="end"/>
      </w:r>
    </w:p>
    <w:p w14:paraId="0968B398" w14:textId="31F786E2" w:rsidR="00EB273E" w:rsidRDefault="00EB273E">
      <w:pPr>
        <w:pStyle w:val="TDC2"/>
        <w:tabs>
          <w:tab w:val="left" w:pos="660"/>
        </w:tabs>
        <w:rPr>
          <w:rFonts w:asciiTheme="minorHAnsi" w:eastAsiaTheme="minorEastAsia" w:hAnsiTheme="minorHAnsi" w:cstheme="minorBidi"/>
          <w:noProof/>
          <w:lang w:val="es-CL" w:eastAsia="es-CL"/>
        </w:rPr>
      </w:pPr>
      <w:r>
        <w:rPr>
          <w:noProof/>
        </w:rPr>
        <w:t>2.3</w:t>
      </w:r>
      <w:r>
        <w:rPr>
          <w:rFonts w:asciiTheme="minorHAnsi" w:eastAsiaTheme="minorEastAsia" w:hAnsiTheme="minorHAnsi" w:cstheme="minorBidi"/>
          <w:noProof/>
          <w:lang w:val="es-CL" w:eastAsia="es-CL"/>
        </w:rPr>
        <w:tab/>
      </w:r>
      <w:r>
        <w:rPr>
          <w:noProof/>
        </w:rPr>
        <w:t>Función y Propósito</w:t>
      </w:r>
      <w:r>
        <w:rPr>
          <w:noProof/>
        </w:rPr>
        <w:tab/>
      </w:r>
      <w:r>
        <w:rPr>
          <w:noProof/>
        </w:rPr>
        <w:fldChar w:fldCharType="begin"/>
      </w:r>
      <w:r>
        <w:rPr>
          <w:noProof/>
        </w:rPr>
        <w:instrText xml:space="preserve"> PAGEREF _Toc129089457 \h </w:instrText>
      </w:r>
      <w:r>
        <w:rPr>
          <w:noProof/>
        </w:rPr>
      </w:r>
      <w:r>
        <w:rPr>
          <w:noProof/>
        </w:rPr>
        <w:fldChar w:fldCharType="separate"/>
      </w:r>
      <w:r>
        <w:rPr>
          <w:noProof/>
        </w:rPr>
        <w:t>2</w:t>
      </w:r>
      <w:r>
        <w:rPr>
          <w:noProof/>
        </w:rPr>
        <w:fldChar w:fldCharType="end"/>
      </w:r>
    </w:p>
    <w:p w14:paraId="10BE794E" w14:textId="2F3F8A15" w:rsidR="00EB273E" w:rsidRDefault="00EB273E">
      <w:pPr>
        <w:pStyle w:val="TDC2"/>
        <w:tabs>
          <w:tab w:val="left" w:pos="660"/>
        </w:tabs>
        <w:rPr>
          <w:rFonts w:asciiTheme="minorHAnsi" w:eastAsiaTheme="minorEastAsia" w:hAnsiTheme="minorHAnsi" w:cstheme="minorBidi"/>
          <w:noProof/>
          <w:lang w:val="es-CL" w:eastAsia="es-CL"/>
        </w:rPr>
      </w:pPr>
      <w:r>
        <w:rPr>
          <w:noProof/>
        </w:rPr>
        <w:t>2.4</w:t>
      </w:r>
      <w:r>
        <w:rPr>
          <w:rFonts w:asciiTheme="minorHAnsi" w:eastAsiaTheme="minorEastAsia" w:hAnsiTheme="minorHAnsi" w:cstheme="minorBidi"/>
          <w:noProof/>
          <w:lang w:val="es-CL" w:eastAsia="es-CL"/>
        </w:rPr>
        <w:tab/>
      </w:r>
      <w:r>
        <w:rPr>
          <w:noProof/>
        </w:rPr>
        <w:t>Consideraciones Ambientales</w:t>
      </w:r>
      <w:r>
        <w:rPr>
          <w:noProof/>
        </w:rPr>
        <w:tab/>
      </w:r>
      <w:r>
        <w:rPr>
          <w:noProof/>
        </w:rPr>
        <w:fldChar w:fldCharType="begin"/>
      </w:r>
      <w:r>
        <w:rPr>
          <w:noProof/>
        </w:rPr>
        <w:instrText xml:space="preserve"> PAGEREF _Toc129089458 \h </w:instrText>
      </w:r>
      <w:r>
        <w:rPr>
          <w:noProof/>
        </w:rPr>
      </w:r>
      <w:r>
        <w:rPr>
          <w:noProof/>
        </w:rPr>
        <w:fldChar w:fldCharType="separate"/>
      </w:r>
      <w:r>
        <w:rPr>
          <w:noProof/>
        </w:rPr>
        <w:t>3</w:t>
      </w:r>
      <w:r>
        <w:rPr>
          <w:noProof/>
        </w:rPr>
        <w:fldChar w:fldCharType="end"/>
      </w:r>
    </w:p>
    <w:p w14:paraId="764069D1" w14:textId="730A3C78" w:rsidR="00EB273E" w:rsidRDefault="00EB273E">
      <w:pPr>
        <w:pStyle w:val="TDC2"/>
        <w:tabs>
          <w:tab w:val="left" w:pos="660"/>
        </w:tabs>
        <w:rPr>
          <w:rFonts w:asciiTheme="minorHAnsi" w:eastAsiaTheme="minorEastAsia" w:hAnsiTheme="minorHAnsi" w:cstheme="minorBidi"/>
          <w:noProof/>
          <w:lang w:val="es-CL" w:eastAsia="es-CL"/>
        </w:rPr>
      </w:pPr>
      <w:r>
        <w:rPr>
          <w:noProof/>
        </w:rPr>
        <w:t>2.5</w:t>
      </w:r>
      <w:r>
        <w:rPr>
          <w:rFonts w:asciiTheme="minorHAnsi" w:eastAsiaTheme="minorEastAsia" w:hAnsiTheme="minorHAnsi" w:cstheme="minorBidi"/>
          <w:noProof/>
          <w:lang w:val="es-CL" w:eastAsia="es-CL"/>
        </w:rPr>
        <w:tab/>
      </w:r>
      <w:r>
        <w:rPr>
          <w:noProof/>
        </w:rPr>
        <w:t>Relaciones con Otros Sistemas</w:t>
      </w:r>
      <w:r>
        <w:rPr>
          <w:noProof/>
        </w:rPr>
        <w:tab/>
      </w:r>
      <w:r>
        <w:rPr>
          <w:noProof/>
        </w:rPr>
        <w:fldChar w:fldCharType="begin"/>
      </w:r>
      <w:r>
        <w:rPr>
          <w:noProof/>
        </w:rPr>
        <w:instrText xml:space="preserve"> PAGEREF _Toc129089459 \h </w:instrText>
      </w:r>
      <w:r>
        <w:rPr>
          <w:noProof/>
        </w:rPr>
      </w:r>
      <w:r>
        <w:rPr>
          <w:noProof/>
        </w:rPr>
        <w:fldChar w:fldCharType="separate"/>
      </w:r>
      <w:r>
        <w:rPr>
          <w:noProof/>
        </w:rPr>
        <w:t>3</w:t>
      </w:r>
      <w:r>
        <w:rPr>
          <w:noProof/>
        </w:rPr>
        <w:fldChar w:fldCharType="end"/>
      </w:r>
    </w:p>
    <w:p w14:paraId="202877E1" w14:textId="717934CE" w:rsidR="00EB273E" w:rsidRDefault="00EB273E">
      <w:pPr>
        <w:pStyle w:val="TDC2"/>
        <w:tabs>
          <w:tab w:val="left" w:pos="660"/>
        </w:tabs>
        <w:rPr>
          <w:rFonts w:asciiTheme="minorHAnsi" w:eastAsiaTheme="minorEastAsia" w:hAnsiTheme="minorHAnsi" w:cstheme="minorBidi"/>
          <w:noProof/>
          <w:lang w:val="es-CL" w:eastAsia="es-CL"/>
        </w:rPr>
      </w:pPr>
      <w:r>
        <w:rPr>
          <w:noProof/>
        </w:rPr>
        <w:t>2.6</w:t>
      </w:r>
      <w:r>
        <w:rPr>
          <w:rFonts w:asciiTheme="minorHAnsi" w:eastAsiaTheme="minorEastAsia" w:hAnsiTheme="minorHAnsi" w:cstheme="minorBidi"/>
          <w:noProof/>
          <w:lang w:val="es-CL" w:eastAsia="es-CL"/>
        </w:rPr>
        <w:tab/>
      </w:r>
      <w:r>
        <w:rPr>
          <w:noProof/>
        </w:rPr>
        <w:t>Restricciones Generales</w:t>
      </w:r>
      <w:r>
        <w:rPr>
          <w:noProof/>
        </w:rPr>
        <w:tab/>
      </w:r>
      <w:r>
        <w:rPr>
          <w:noProof/>
        </w:rPr>
        <w:fldChar w:fldCharType="begin"/>
      </w:r>
      <w:r>
        <w:rPr>
          <w:noProof/>
        </w:rPr>
        <w:instrText xml:space="preserve"> PAGEREF _Toc129089460 \h </w:instrText>
      </w:r>
      <w:r>
        <w:rPr>
          <w:noProof/>
        </w:rPr>
      </w:r>
      <w:r>
        <w:rPr>
          <w:noProof/>
        </w:rPr>
        <w:fldChar w:fldCharType="separate"/>
      </w:r>
      <w:r>
        <w:rPr>
          <w:noProof/>
        </w:rPr>
        <w:t>3</w:t>
      </w:r>
      <w:r>
        <w:rPr>
          <w:noProof/>
        </w:rPr>
        <w:fldChar w:fldCharType="end"/>
      </w:r>
    </w:p>
    <w:p w14:paraId="4B8BBD71" w14:textId="249AB519" w:rsidR="00EB273E" w:rsidRDefault="00EB273E">
      <w:pPr>
        <w:pStyle w:val="TDC2"/>
        <w:tabs>
          <w:tab w:val="left" w:pos="660"/>
        </w:tabs>
        <w:rPr>
          <w:rFonts w:asciiTheme="minorHAnsi" w:eastAsiaTheme="minorEastAsia" w:hAnsiTheme="minorHAnsi" w:cstheme="minorBidi"/>
          <w:noProof/>
          <w:lang w:val="es-CL" w:eastAsia="es-CL"/>
        </w:rPr>
      </w:pPr>
      <w:r>
        <w:rPr>
          <w:noProof/>
        </w:rPr>
        <w:t>2.7</w:t>
      </w:r>
      <w:r>
        <w:rPr>
          <w:rFonts w:asciiTheme="minorHAnsi" w:eastAsiaTheme="minorEastAsia" w:hAnsiTheme="minorHAnsi" w:cstheme="minorBidi"/>
          <w:noProof/>
          <w:lang w:val="es-CL" w:eastAsia="es-CL"/>
        </w:rPr>
        <w:tab/>
      </w:r>
      <w:r>
        <w:rPr>
          <w:noProof/>
        </w:rPr>
        <w:t>Descripción del sistema</w:t>
      </w:r>
      <w:r>
        <w:rPr>
          <w:noProof/>
        </w:rPr>
        <w:tab/>
      </w:r>
      <w:r>
        <w:rPr>
          <w:noProof/>
        </w:rPr>
        <w:fldChar w:fldCharType="begin"/>
      </w:r>
      <w:r>
        <w:rPr>
          <w:noProof/>
        </w:rPr>
        <w:instrText xml:space="preserve"> PAGEREF _Toc129089461 \h </w:instrText>
      </w:r>
      <w:r>
        <w:rPr>
          <w:noProof/>
        </w:rPr>
      </w:r>
      <w:r>
        <w:rPr>
          <w:noProof/>
        </w:rPr>
        <w:fldChar w:fldCharType="separate"/>
      </w:r>
      <w:r>
        <w:rPr>
          <w:noProof/>
        </w:rPr>
        <w:t>3</w:t>
      </w:r>
      <w:r>
        <w:rPr>
          <w:noProof/>
        </w:rPr>
        <w:fldChar w:fldCharType="end"/>
      </w:r>
    </w:p>
    <w:p w14:paraId="4AEF7590" w14:textId="6C7F579F" w:rsidR="00EB273E" w:rsidRDefault="00EB273E">
      <w:pPr>
        <w:pStyle w:val="TDC1"/>
        <w:tabs>
          <w:tab w:val="left" w:pos="440"/>
        </w:tabs>
        <w:rPr>
          <w:rFonts w:asciiTheme="minorHAnsi" w:eastAsiaTheme="minorEastAsia" w:hAnsiTheme="minorHAnsi" w:cstheme="minorBidi"/>
          <w:caps w:val="0"/>
          <w:noProof/>
          <w:lang w:val="es-CL" w:eastAsia="es-CL"/>
        </w:rPr>
      </w:pPr>
      <w:r>
        <w:rPr>
          <w:noProof/>
        </w:rPr>
        <w:t>3.</w:t>
      </w:r>
      <w:r>
        <w:rPr>
          <w:rFonts w:asciiTheme="minorHAnsi" w:eastAsiaTheme="minorEastAsia" w:hAnsiTheme="minorHAnsi" w:cstheme="minorBidi"/>
          <w:caps w:val="0"/>
          <w:noProof/>
          <w:lang w:val="es-CL" w:eastAsia="es-CL"/>
        </w:rPr>
        <w:tab/>
      </w:r>
      <w:r>
        <w:rPr>
          <w:noProof/>
        </w:rPr>
        <w:t>requerimientos específicos</w:t>
      </w:r>
      <w:r>
        <w:rPr>
          <w:noProof/>
        </w:rPr>
        <w:tab/>
      </w:r>
      <w:r>
        <w:rPr>
          <w:noProof/>
        </w:rPr>
        <w:fldChar w:fldCharType="begin"/>
      </w:r>
      <w:r>
        <w:rPr>
          <w:noProof/>
        </w:rPr>
        <w:instrText xml:space="preserve"> PAGEREF _Toc129089462 \h </w:instrText>
      </w:r>
      <w:r>
        <w:rPr>
          <w:noProof/>
        </w:rPr>
      </w:r>
      <w:r>
        <w:rPr>
          <w:noProof/>
        </w:rPr>
        <w:fldChar w:fldCharType="separate"/>
      </w:r>
      <w:r>
        <w:rPr>
          <w:noProof/>
        </w:rPr>
        <w:t>5</w:t>
      </w:r>
      <w:r>
        <w:rPr>
          <w:noProof/>
        </w:rPr>
        <w:fldChar w:fldCharType="end"/>
      </w:r>
    </w:p>
    <w:p w14:paraId="5F7DE329" w14:textId="23D390ED" w:rsidR="00EB273E" w:rsidRDefault="00EB273E">
      <w:pPr>
        <w:pStyle w:val="TDC2"/>
        <w:tabs>
          <w:tab w:val="left" w:pos="660"/>
        </w:tabs>
        <w:rPr>
          <w:rFonts w:asciiTheme="minorHAnsi" w:eastAsiaTheme="minorEastAsia" w:hAnsiTheme="minorHAnsi" w:cstheme="minorBidi"/>
          <w:noProof/>
          <w:lang w:val="es-CL" w:eastAsia="es-CL"/>
        </w:rPr>
      </w:pPr>
      <w:r>
        <w:rPr>
          <w:noProof/>
        </w:rPr>
        <w:t>3.1</w:t>
      </w:r>
      <w:r>
        <w:rPr>
          <w:rFonts w:asciiTheme="minorHAnsi" w:eastAsiaTheme="minorEastAsia" w:hAnsiTheme="minorHAnsi" w:cstheme="minorBidi"/>
          <w:noProof/>
          <w:lang w:val="es-CL" w:eastAsia="es-CL"/>
        </w:rPr>
        <w:tab/>
      </w:r>
      <w:r>
        <w:rPr>
          <w:noProof/>
        </w:rPr>
        <w:t>Requerimientos Funcionales</w:t>
      </w:r>
      <w:r>
        <w:rPr>
          <w:noProof/>
        </w:rPr>
        <w:tab/>
      </w:r>
      <w:r>
        <w:rPr>
          <w:noProof/>
        </w:rPr>
        <w:fldChar w:fldCharType="begin"/>
      </w:r>
      <w:r>
        <w:rPr>
          <w:noProof/>
        </w:rPr>
        <w:instrText xml:space="preserve"> PAGEREF _Toc129089463 \h </w:instrText>
      </w:r>
      <w:r>
        <w:rPr>
          <w:noProof/>
        </w:rPr>
      </w:r>
      <w:r>
        <w:rPr>
          <w:noProof/>
        </w:rPr>
        <w:fldChar w:fldCharType="separate"/>
      </w:r>
      <w:r>
        <w:rPr>
          <w:noProof/>
        </w:rPr>
        <w:t>5</w:t>
      </w:r>
      <w:r>
        <w:rPr>
          <w:noProof/>
        </w:rPr>
        <w:fldChar w:fldCharType="end"/>
      </w:r>
    </w:p>
    <w:p w14:paraId="7B809187" w14:textId="4EDA4F97" w:rsidR="00EB273E" w:rsidRDefault="00EB273E">
      <w:pPr>
        <w:pStyle w:val="TDC3"/>
        <w:tabs>
          <w:tab w:val="left" w:pos="1100"/>
        </w:tabs>
        <w:rPr>
          <w:rFonts w:asciiTheme="minorHAnsi" w:eastAsiaTheme="minorEastAsia" w:hAnsiTheme="minorHAnsi" w:cstheme="minorBidi"/>
          <w:noProof/>
          <w:lang w:val="es-CL" w:eastAsia="es-CL"/>
        </w:rPr>
      </w:pPr>
      <w:r>
        <w:rPr>
          <w:noProof/>
        </w:rPr>
        <w:t>3.1.1</w:t>
      </w:r>
      <w:r>
        <w:rPr>
          <w:rFonts w:asciiTheme="minorHAnsi" w:eastAsiaTheme="minorEastAsia" w:hAnsiTheme="minorHAnsi" w:cstheme="minorBidi"/>
          <w:noProof/>
          <w:lang w:val="es-CL" w:eastAsia="es-CL"/>
        </w:rPr>
        <w:tab/>
      </w:r>
      <w:r>
        <w:rPr>
          <w:noProof/>
        </w:rPr>
        <w:t>REQ-SW-FUN-SIM-01</w:t>
      </w:r>
      <w:r>
        <w:rPr>
          <w:noProof/>
        </w:rPr>
        <w:tab/>
      </w:r>
      <w:r>
        <w:rPr>
          <w:noProof/>
        </w:rPr>
        <w:fldChar w:fldCharType="begin"/>
      </w:r>
      <w:r>
        <w:rPr>
          <w:noProof/>
        </w:rPr>
        <w:instrText xml:space="preserve"> PAGEREF _Toc129089464 \h </w:instrText>
      </w:r>
      <w:r>
        <w:rPr>
          <w:noProof/>
        </w:rPr>
      </w:r>
      <w:r>
        <w:rPr>
          <w:noProof/>
        </w:rPr>
        <w:fldChar w:fldCharType="separate"/>
      </w:r>
      <w:r>
        <w:rPr>
          <w:noProof/>
        </w:rPr>
        <w:t>5</w:t>
      </w:r>
      <w:r>
        <w:rPr>
          <w:noProof/>
        </w:rPr>
        <w:fldChar w:fldCharType="end"/>
      </w:r>
    </w:p>
    <w:p w14:paraId="0E5BEEFE" w14:textId="688FA912"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3.1.2</w:t>
      </w:r>
      <w:r w:rsidRPr="000E4BAA">
        <w:rPr>
          <w:rFonts w:asciiTheme="minorHAnsi" w:eastAsiaTheme="minorEastAsia" w:hAnsiTheme="minorHAnsi" w:cstheme="minorBidi"/>
          <w:noProof/>
          <w:lang w:val="en-US" w:eastAsia="es-CL"/>
        </w:rPr>
        <w:tab/>
      </w:r>
      <w:r w:rsidRPr="000E4BAA">
        <w:rPr>
          <w:noProof/>
          <w:lang w:val="en-US"/>
        </w:rPr>
        <w:t>REQ-SW-FUN-SIM-02</w:t>
      </w:r>
      <w:r w:rsidRPr="000E4BAA">
        <w:rPr>
          <w:noProof/>
          <w:lang w:val="en-US"/>
        </w:rPr>
        <w:tab/>
      </w:r>
      <w:r>
        <w:rPr>
          <w:noProof/>
        </w:rPr>
        <w:fldChar w:fldCharType="begin"/>
      </w:r>
      <w:r w:rsidRPr="000E4BAA">
        <w:rPr>
          <w:noProof/>
          <w:lang w:val="en-US"/>
        </w:rPr>
        <w:instrText xml:space="preserve"> PAGEREF _Toc129089465 \h </w:instrText>
      </w:r>
      <w:r>
        <w:rPr>
          <w:noProof/>
        </w:rPr>
      </w:r>
      <w:r>
        <w:rPr>
          <w:noProof/>
        </w:rPr>
        <w:fldChar w:fldCharType="separate"/>
      </w:r>
      <w:r w:rsidRPr="000E4BAA">
        <w:rPr>
          <w:noProof/>
          <w:lang w:val="en-US"/>
        </w:rPr>
        <w:t>5</w:t>
      </w:r>
      <w:r>
        <w:rPr>
          <w:noProof/>
        </w:rPr>
        <w:fldChar w:fldCharType="end"/>
      </w:r>
    </w:p>
    <w:p w14:paraId="77EC3EFE" w14:textId="38C4A92E"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3.1.3</w:t>
      </w:r>
      <w:r w:rsidRPr="000E4BAA">
        <w:rPr>
          <w:rFonts w:asciiTheme="minorHAnsi" w:eastAsiaTheme="minorEastAsia" w:hAnsiTheme="minorHAnsi" w:cstheme="minorBidi"/>
          <w:noProof/>
          <w:lang w:val="en-US" w:eastAsia="es-CL"/>
        </w:rPr>
        <w:tab/>
      </w:r>
      <w:r w:rsidRPr="000E4BAA">
        <w:rPr>
          <w:noProof/>
          <w:lang w:val="en-US"/>
        </w:rPr>
        <w:t>REQ-SW-FUN-SIM-03</w:t>
      </w:r>
      <w:r w:rsidRPr="000E4BAA">
        <w:rPr>
          <w:noProof/>
          <w:lang w:val="en-US"/>
        </w:rPr>
        <w:tab/>
      </w:r>
      <w:r>
        <w:rPr>
          <w:noProof/>
        </w:rPr>
        <w:fldChar w:fldCharType="begin"/>
      </w:r>
      <w:r w:rsidRPr="000E4BAA">
        <w:rPr>
          <w:noProof/>
          <w:lang w:val="en-US"/>
        </w:rPr>
        <w:instrText xml:space="preserve"> PAGEREF _Toc129089466 \h </w:instrText>
      </w:r>
      <w:r>
        <w:rPr>
          <w:noProof/>
        </w:rPr>
      </w:r>
      <w:r>
        <w:rPr>
          <w:noProof/>
        </w:rPr>
        <w:fldChar w:fldCharType="separate"/>
      </w:r>
      <w:r w:rsidRPr="000E4BAA">
        <w:rPr>
          <w:noProof/>
          <w:lang w:val="en-US"/>
        </w:rPr>
        <w:t>5</w:t>
      </w:r>
      <w:r>
        <w:rPr>
          <w:noProof/>
        </w:rPr>
        <w:fldChar w:fldCharType="end"/>
      </w:r>
    </w:p>
    <w:p w14:paraId="3D39835F" w14:textId="7B96612B"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3.1.4</w:t>
      </w:r>
      <w:r w:rsidRPr="000E4BAA">
        <w:rPr>
          <w:rFonts w:asciiTheme="minorHAnsi" w:eastAsiaTheme="minorEastAsia" w:hAnsiTheme="minorHAnsi" w:cstheme="minorBidi"/>
          <w:noProof/>
          <w:lang w:val="en-US" w:eastAsia="es-CL"/>
        </w:rPr>
        <w:tab/>
      </w:r>
      <w:r w:rsidRPr="000E4BAA">
        <w:rPr>
          <w:noProof/>
          <w:lang w:val="en-US"/>
        </w:rPr>
        <w:t>REQ-SW-FUN-SIM-04</w:t>
      </w:r>
      <w:r w:rsidRPr="000E4BAA">
        <w:rPr>
          <w:noProof/>
          <w:lang w:val="en-US"/>
        </w:rPr>
        <w:tab/>
      </w:r>
      <w:r>
        <w:rPr>
          <w:noProof/>
        </w:rPr>
        <w:fldChar w:fldCharType="begin"/>
      </w:r>
      <w:r w:rsidRPr="000E4BAA">
        <w:rPr>
          <w:noProof/>
          <w:lang w:val="en-US"/>
        </w:rPr>
        <w:instrText xml:space="preserve"> PAGEREF _Toc129089467 \h </w:instrText>
      </w:r>
      <w:r>
        <w:rPr>
          <w:noProof/>
        </w:rPr>
      </w:r>
      <w:r>
        <w:rPr>
          <w:noProof/>
        </w:rPr>
        <w:fldChar w:fldCharType="separate"/>
      </w:r>
      <w:r w:rsidRPr="000E4BAA">
        <w:rPr>
          <w:noProof/>
          <w:lang w:val="en-US"/>
        </w:rPr>
        <w:t>5</w:t>
      </w:r>
      <w:r>
        <w:rPr>
          <w:noProof/>
        </w:rPr>
        <w:fldChar w:fldCharType="end"/>
      </w:r>
    </w:p>
    <w:p w14:paraId="627198F8" w14:textId="5F837912"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3.1.5</w:t>
      </w:r>
      <w:r w:rsidRPr="000E4BAA">
        <w:rPr>
          <w:rFonts w:asciiTheme="minorHAnsi" w:eastAsiaTheme="minorEastAsia" w:hAnsiTheme="minorHAnsi" w:cstheme="minorBidi"/>
          <w:noProof/>
          <w:lang w:val="en-US" w:eastAsia="es-CL"/>
        </w:rPr>
        <w:tab/>
      </w:r>
      <w:r w:rsidRPr="000E4BAA">
        <w:rPr>
          <w:noProof/>
          <w:lang w:val="en-US"/>
        </w:rPr>
        <w:t>REQ-SW-FUN-SIM-05</w:t>
      </w:r>
      <w:r w:rsidRPr="000E4BAA">
        <w:rPr>
          <w:noProof/>
          <w:lang w:val="en-US"/>
        </w:rPr>
        <w:tab/>
      </w:r>
      <w:r>
        <w:rPr>
          <w:noProof/>
        </w:rPr>
        <w:fldChar w:fldCharType="begin"/>
      </w:r>
      <w:r w:rsidRPr="000E4BAA">
        <w:rPr>
          <w:noProof/>
          <w:lang w:val="en-US"/>
        </w:rPr>
        <w:instrText xml:space="preserve"> PAGEREF _Toc129089468 \h </w:instrText>
      </w:r>
      <w:r>
        <w:rPr>
          <w:noProof/>
        </w:rPr>
      </w:r>
      <w:r>
        <w:rPr>
          <w:noProof/>
        </w:rPr>
        <w:fldChar w:fldCharType="separate"/>
      </w:r>
      <w:r w:rsidRPr="000E4BAA">
        <w:rPr>
          <w:noProof/>
          <w:lang w:val="en-US"/>
        </w:rPr>
        <w:t>5</w:t>
      </w:r>
      <w:r>
        <w:rPr>
          <w:noProof/>
        </w:rPr>
        <w:fldChar w:fldCharType="end"/>
      </w:r>
    </w:p>
    <w:p w14:paraId="3B064A8B" w14:textId="28D12305"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3.1.6</w:t>
      </w:r>
      <w:r w:rsidRPr="000E4BAA">
        <w:rPr>
          <w:rFonts w:asciiTheme="minorHAnsi" w:eastAsiaTheme="minorEastAsia" w:hAnsiTheme="minorHAnsi" w:cstheme="minorBidi"/>
          <w:noProof/>
          <w:lang w:val="en-US" w:eastAsia="es-CL"/>
        </w:rPr>
        <w:tab/>
      </w:r>
      <w:r w:rsidRPr="000E4BAA">
        <w:rPr>
          <w:noProof/>
          <w:lang w:val="en-US"/>
        </w:rPr>
        <w:t>REQ-SW-FUN-SIM-06</w:t>
      </w:r>
      <w:r w:rsidRPr="000E4BAA">
        <w:rPr>
          <w:noProof/>
          <w:lang w:val="en-US"/>
        </w:rPr>
        <w:tab/>
      </w:r>
      <w:r>
        <w:rPr>
          <w:noProof/>
        </w:rPr>
        <w:fldChar w:fldCharType="begin"/>
      </w:r>
      <w:r w:rsidRPr="000E4BAA">
        <w:rPr>
          <w:noProof/>
          <w:lang w:val="en-US"/>
        </w:rPr>
        <w:instrText xml:space="preserve"> PAGEREF _Toc129089469 \h </w:instrText>
      </w:r>
      <w:r>
        <w:rPr>
          <w:noProof/>
        </w:rPr>
      </w:r>
      <w:r>
        <w:rPr>
          <w:noProof/>
        </w:rPr>
        <w:fldChar w:fldCharType="separate"/>
      </w:r>
      <w:r w:rsidRPr="000E4BAA">
        <w:rPr>
          <w:noProof/>
          <w:lang w:val="en-US"/>
        </w:rPr>
        <w:t>5</w:t>
      </w:r>
      <w:r>
        <w:rPr>
          <w:noProof/>
        </w:rPr>
        <w:fldChar w:fldCharType="end"/>
      </w:r>
    </w:p>
    <w:p w14:paraId="7B669846" w14:textId="66209FA3"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3.1.7</w:t>
      </w:r>
      <w:r w:rsidRPr="000E4BAA">
        <w:rPr>
          <w:rFonts w:asciiTheme="minorHAnsi" w:eastAsiaTheme="minorEastAsia" w:hAnsiTheme="minorHAnsi" w:cstheme="minorBidi"/>
          <w:noProof/>
          <w:lang w:val="en-US" w:eastAsia="es-CL"/>
        </w:rPr>
        <w:tab/>
      </w:r>
      <w:r w:rsidRPr="000E4BAA">
        <w:rPr>
          <w:noProof/>
          <w:lang w:val="en-US"/>
        </w:rPr>
        <w:t>REQ-SW-FUN-SIM-07</w:t>
      </w:r>
      <w:r w:rsidRPr="000E4BAA">
        <w:rPr>
          <w:noProof/>
          <w:lang w:val="en-US"/>
        </w:rPr>
        <w:tab/>
      </w:r>
      <w:r>
        <w:rPr>
          <w:noProof/>
        </w:rPr>
        <w:fldChar w:fldCharType="begin"/>
      </w:r>
      <w:r w:rsidRPr="000E4BAA">
        <w:rPr>
          <w:noProof/>
          <w:lang w:val="en-US"/>
        </w:rPr>
        <w:instrText xml:space="preserve"> PAGEREF _Toc129089470 \h </w:instrText>
      </w:r>
      <w:r>
        <w:rPr>
          <w:noProof/>
        </w:rPr>
      </w:r>
      <w:r>
        <w:rPr>
          <w:noProof/>
        </w:rPr>
        <w:fldChar w:fldCharType="separate"/>
      </w:r>
      <w:r w:rsidRPr="000E4BAA">
        <w:rPr>
          <w:noProof/>
          <w:lang w:val="en-US"/>
        </w:rPr>
        <w:t>5</w:t>
      </w:r>
      <w:r>
        <w:rPr>
          <w:noProof/>
        </w:rPr>
        <w:fldChar w:fldCharType="end"/>
      </w:r>
    </w:p>
    <w:p w14:paraId="29ECB735" w14:textId="0A6A3E88" w:rsidR="00EB273E" w:rsidRDefault="00EB273E">
      <w:pPr>
        <w:pStyle w:val="TDC3"/>
        <w:tabs>
          <w:tab w:val="left" w:pos="1100"/>
        </w:tabs>
        <w:rPr>
          <w:rFonts w:asciiTheme="minorHAnsi" w:eastAsiaTheme="minorEastAsia" w:hAnsiTheme="minorHAnsi" w:cstheme="minorBidi"/>
          <w:noProof/>
          <w:lang w:val="es-CL" w:eastAsia="es-CL"/>
        </w:rPr>
      </w:pPr>
      <w:r>
        <w:rPr>
          <w:noProof/>
        </w:rPr>
        <w:t>3.1.8</w:t>
      </w:r>
      <w:r>
        <w:rPr>
          <w:rFonts w:asciiTheme="minorHAnsi" w:eastAsiaTheme="minorEastAsia" w:hAnsiTheme="minorHAnsi" w:cstheme="minorBidi"/>
          <w:noProof/>
          <w:lang w:val="es-CL" w:eastAsia="es-CL"/>
        </w:rPr>
        <w:tab/>
      </w:r>
      <w:r>
        <w:rPr>
          <w:noProof/>
        </w:rPr>
        <w:t>REQ-SW-FUN-SIM-08</w:t>
      </w:r>
      <w:r>
        <w:rPr>
          <w:noProof/>
        </w:rPr>
        <w:tab/>
      </w:r>
      <w:r>
        <w:rPr>
          <w:noProof/>
        </w:rPr>
        <w:fldChar w:fldCharType="begin"/>
      </w:r>
      <w:r>
        <w:rPr>
          <w:noProof/>
        </w:rPr>
        <w:instrText xml:space="preserve"> PAGEREF _Toc129089471 \h </w:instrText>
      </w:r>
      <w:r>
        <w:rPr>
          <w:noProof/>
        </w:rPr>
      </w:r>
      <w:r>
        <w:rPr>
          <w:noProof/>
        </w:rPr>
        <w:fldChar w:fldCharType="separate"/>
      </w:r>
      <w:r>
        <w:rPr>
          <w:noProof/>
        </w:rPr>
        <w:t>6</w:t>
      </w:r>
      <w:r>
        <w:rPr>
          <w:noProof/>
        </w:rPr>
        <w:fldChar w:fldCharType="end"/>
      </w:r>
    </w:p>
    <w:p w14:paraId="793D36CE" w14:textId="4EAC6E8D" w:rsidR="00EB273E" w:rsidRDefault="00EB273E">
      <w:pPr>
        <w:pStyle w:val="TDC2"/>
        <w:tabs>
          <w:tab w:val="left" w:pos="660"/>
        </w:tabs>
        <w:rPr>
          <w:rFonts w:asciiTheme="minorHAnsi" w:eastAsiaTheme="minorEastAsia" w:hAnsiTheme="minorHAnsi" w:cstheme="minorBidi"/>
          <w:noProof/>
          <w:lang w:val="es-CL" w:eastAsia="es-CL"/>
        </w:rPr>
      </w:pPr>
      <w:r>
        <w:rPr>
          <w:noProof/>
        </w:rPr>
        <w:t>3.2</w:t>
      </w:r>
      <w:r>
        <w:rPr>
          <w:rFonts w:asciiTheme="minorHAnsi" w:eastAsiaTheme="minorEastAsia" w:hAnsiTheme="minorHAnsi" w:cstheme="minorBidi"/>
          <w:noProof/>
          <w:lang w:val="es-CL" w:eastAsia="es-CL"/>
        </w:rPr>
        <w:tab/>
      </w:r>
      <w:r>
        <w:rPr>
          <w:noProof/>
        </w:rPr>
        <w:t>Requerimientos de Rendimiento</w:t>
      </w:r>
      <w:r>
        <w:rPr>
          <w:noProof/>
        </w:rPr>
        <w:tab/>
      </w:r>
      <w:r>
        <w:rPr>
          <w:noProof/>
        </w:rPr>
        <w:fldChar w:fldCharType="begin"/>
      </w:r>
      <w:r>
        <w:rPr>
          <w:noProof/>
        </w:rPr>
        <w:instrText xml:space="preserve"> PAGEREF _Toc129089472 \h </w:instrText>
      </w:r>
      <w:r>
        <w:rPr>
          <w:noProof/>
        </w:rPr>
      </w:r>
      <w:r>
        <w:rPr>
          <w:noProof/>
        </w:rPr>
        <w:fldChar w:fldCharType="separate"/>
      </w:r>
      <w:r>
        <w:rPr>
          <w:noProof/>
        </w:rPr>
        <w:t>6</w:t>
      </w:r>
      <w:r>
        <w:rPr>
          <w:noProof/>
        </w:rPr>
        <w:fldChar w:fldCharType="end"/>
      </w:r>
    </w:p>
    <w:p w14:paraId="3C6C72C6" w14:textId="47E96A90" w:rsidR="00EB273E" w:rsidRDefault="00EB273E">
      <w:pPr>
        <w:pStyle w:val="TDC3"/>
        <w:tabs>
          <w:tab w:val="left" w:pos="1100"/>
        </w:tabs>
        <w:rPr>
          <w:rFonts w:asciiTheme="minorHAnsi" w:eastAsiaTheme="minorEastAsia" w:hAnsiTheme="minorHAnsi" w:cstheme="minorBidi"/>
          <w:noProof/>
          <w:lang w:val="es-CL" w:eastAsia="es-CL"/>
        </w:rPr>
      </w:pPr>
      <w:r>
        <w:rPr>
          <w:noProof/>
        </w:rPr>
        <w:t>3.2.1</w:t>
      </w:r>
      <w:r>
        <w:rPr>
          <w:rFonts w:asciiTheme="minorHAnsi" w:eastAsiaTheme="minorEastAsia" w:hAnsiTheme="minorHAnsi" w:cstheme="minorBidi"/>
          <w:noProof/>
          <w:lang w:val="es-CL" w:eastAsia="es-CL"/>
        </w:rPr>
        <w:tab/>
      </w:r>
      <w:r>
        <w:rPr>
          <w:noProof/>
        </w:rPr>
        <w:t>REQ-SW-REN-SIM-01</w:t>
      </w:r>
      <w:r>
        <w:rPr>
          <w:noProof/>
        </w:rPr>
        <w:tab/>
      </w:r>
      <w:r>
        <w:rPr>
          <w:noProof/>
        </w:rPr>
        <w:fldChar w:fldCharType="begin"/>
      </w:r>
      <w:r>
        <w:rPr>
          <w:noProof/>
        </w:rPr>
        <w:instrText xml:space="preserve"> PAGEREF _Toc129089473 \h </w:instrText>
      </w:r>
      <w:r>
        <w:rPr>
          <w:noProof/>
        </w:rPr>
      </w:r>
      <w:r>
        <w:rPr>
          <w:noProof/>
        </w:rPr>
        <w:fldChar w:fldCharType="separate"/>
      </w:r>
      <w:r>
        <w:rPr>
          <w:noProof/>
        </w:rPr>
        <w:t>6</w:t>
      </w:r>
      <w:r>
        <w:rPr>
          <w:noProof/>
        </w:rPr>
        <w:fldChar w:fldCharType="end"/>
      </w:r>
    </w:p>
    <w:p w14:paraId="277BEC2D" w14:textId="700AB214" w:rsidR="00EB273E" w:rsidRDefault="00EB273E">
      <w:pPr>
        <w:pStyle w:val="TDC2"/>
        <w:tabs>
          <w:tab w:val="left" w:pos="660"/>
        </w:tabs>
        <w:rPr>
          <w:rFonts w:asciiTheme="minorHAnsi" w:eastAsiaTheme="minorEastAsia" w:hAnsiTheme="minorHAnsi" w:cstheme="minorBidi"/>
          <w:noProof/>
          <w:lang w:val="es-CL" w:eastAsia="es-CL"/>
        </w:rPr>
      </w:pPr>
      <w:r>
        <w:rPr>
          <w:noProof/>
        </w:rPr>
        <w:t>3.3</w:t>
      </w:r>
      <w:r>
        <w:rPr>
          <w:rFonts w:asciiTheme="minorHAnsi" w:eastAsiaTheme="minorEastAsia" w:hAnsiTheme="minorHAnsi" w:cstheme="minorBidi"/>
          <w:noProof/>
          <w:lang w:val="es-CL" w:eastAsia="es-CL"/>
        </w:rPr>
        <w:tab/>
      </w:r>
      <w:r>
        <w:rPr>
          <w:noProof/>
        </w:rPr>
        <w:t>Requerimientos de Interfaces</w:t>
      </w:r>
      <w:r>
        <w:rPr>
          <w:noProof/>
        </w:rPr>
        <w:tab/>
      </w:r>
      <w:r>
        <w:rPr>
          <w:noProof/>
        </w:rPr>
        <w:fldChar w:fldCharType="begin"/>
      </w:r>
      <w:r>
        <w:rPr>
          <w:noProof/>
        </w:rPr>
        <w:instrText xml:space="preserve"> PAGEREF _Toc129089474 \h </w:instrText>
      </w:r>
      <w:r>
        <w:rPr>
          <w:noProof/>
        </w:rPr>
      </w:r>
      <w:r>
        <w:rPr>
          <w:noProof/>
        </w:rPr>
        <w:fldChar w:fldCharType="separate"/>
      </w:r>
      <w:r>
        <w:rPr>
          <w:noProof/>
        </w:rPr>
        <w:t>6</w:t>
      </w:r>
      <w:r>
        <w:rPr>
          <w:noProof/>
        </w:rPr>
        <w:fldChar w:fldCharType="end"/>
      </w:r>
    </w:p>
    <w:p w14:paraId="58203072" w14:textId="1F013496"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3.3.1</w:t>
      </w:r>
      <w:r w:rsidRPr="000E4BAA">
        <w:rPr>
          <w:rFonts w:asciiTheme="minorHAnsi" w:eastAsiaTheme="minorEastAsia" w:hAnsiTheme="minorHAnsi" w:cstheme="minorBidi"/>
          <w:noProof/>
          <w:lang w:val="en-US" w:eastAsia="es-CL"/>
        </w:rPr>
        <w:tab/>
      </w:r>
      <w:r w:rsidRPr="000E4BAA">
        <w:rPr>
          <w:noProof/>
          <w:lang w:val="en-US"/>
        </w:rPr>
        <w:t>REQ-SW-INT-SIM-01</w:t>
      </w:r>
      <w:r w:rsidRPr="000E4BAA">
        <w:rPr>
          <w:noProof/>
          <w:lang w:val="en-US"/>
        </w:rPr>
        <w:tab/>
      </w:r>
      <w:r>
        <w:rPr>
          <w:noProof/>
        </w:rPr>
        <w:fldChar w:fldCharType="begin"/>
      </w:r>
      <w:r w:rsidRPr="000E4BAA">
        <w:rPr>
          <w:noProof/>
          <w:lang w:val="en-US"/>
        </w:rPr>
        <w:instrText xml:space="preserve"> PAGEREF _Toc129089475 \h </w:instrText>
      </w:r>
      <w:r>
        <w:rPr>
          <w:noProof/>
        </w:rPr>
      </w:r>
      <w:r>
        <w:rPr>
          <w:noProof/>
        </w:rPr>
        <w:fldChar w:fldCharType="separate"/>
      </w:r>
      <w:r w:rsidRPr="000E4BAA">
        <w:rPr>
          <w:noProof/>
          <w:lang w:val="en-US"/>
        </w:rPr>
        <w:t>6</w:t>
      </w:r>
      <w:r>
        <w:rPr>
          <w:noProof/>
        </w:rPr>
        <w:fldChar w:fldCharType="end"/>
      </w:r>
    </w:p>
    <w:p w14:paraId="65EF64CC" w14:textId="4878EA78"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3.3.2</w:t>
      </w:r>
      <w:r w:rsidRPr="000E4BAA">
        <w:rPr>
          <w:rFonts w:asciiTheme="minorHAnsi" w:eastAsiaTheme="minorEastAsia" w:hAnsiTheme="minorHAnsi" w:cstheme="minorBidi"/>
          <w:noProof/>
          <w:lang w:val="en-US" w:eastAsia="es-CL"/>
        </w:rPr>
        <w:tab/>
      </w:r>
      <w:r w:rsidRPr="000E4BAA">
        <w:rPr>
          <w:noProof/>
          <w:lang w:val="en-US"/>
        </w:rPr>
        <w:t>REQ-SW-INT-SIM-02</w:t>
      </w:r>
      <w:r w:rsidRPr="000E4BAA">
        <w:rPr>
          <w:noProof/>
          <w:lang w:val="en-US"/>
        </w:rPr>
        <w:tab/>
      </w:r>
      <w:r>
        <w:rPr>
          <w:noProof/>
        </w:rPr>
        <w:fldChar w:fldCharType="begin"/>
      </w:r>
      <w:r w:rsidRPr="000E4BAA">
        <w:rPr>
          <w:noProof/>
          <w:lang w:val="en-US"/>
        </w:rPr>
        <w:instrText xml:space="preserve"> PAGEREF _Toc129089476 \h </w:instrText>
      </w:r>
      <w:r>
        <w:rPr>
          <w:noProof/>
        </w:rPr>
      </w:r>
      <w:r>
        <w:rPr>
          <w:noProof/>
        </w:rPr>
        <w:fldChar w:fldCharType="separate"/>
      </w:r>
      <w:r w:rsidRPr="000E4BAA">
        <w:rPr>
          <w:noProof/>
          <w:lang w:val="en-US"/>
        </w:rPr>
        <w:t>6</w:t>
      </w:r>
      <w:r>
        <w:rPr>
          <w:noProof/>
        </w:rPr>
        <w:fldChar w:fldCharType="end"/>
      </w:r>
    </w:p>
    <w:p w14:paraId="2BFAC8B7" w14:textId="64FC5A5B"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3.3.3</w:t>
      </w:r>
      <w:r w:rsidRPr="000E4BAA">
        <w:rPr>
          <w:rFonts w:asciiTheme="minorHAnsi" w:eastAsiaTheme="minorEastAsia" w:hAnsiTheme="minorHAnsi" w:cstheme="minorBidi"/>
          <w:noProof/>
          <w:lang w:val="en-US" w:eastAsia="es-CL"/>
        </w:rPr>
        <w:tab/>
      </w:r>
      <w:r w:rsidRPr="000E4BAA">
        <w:rPr>
          <w:noProof/>
          <w:lang w:val="en-US"/>
        </w:rPr>
        <w:t>REQ-SW-INT-SIM-03</w:t>
      </w:r>
      <w:r w:rsidRPr="000E4BAA">
        <w:rPr>
          <w:noProof/>
          <w:lang w:val="en-US"/>
        </w:rPr>
        <w:tab/>
      </w:r>
      <w:r>
        <w:rPr>
          <w:noProof/>
        </w:rPr>
        <w:fldChar w:fldCharType="begin"/>
      </w:r>
      <w:r w:rsidRPr="000E4BAA">
        <w:rPr>
          <w:noProof/>
          <w:lang w:val="en-US"/>
        </w:rPr>
        <w:instrText xml:space="preserve"> PAGEREF _Toc129089477 \h </w:instrText>
      </w:r>
      <w:r>
        <w:rPr>
          <w:noProof/>
        </w:rPr>
      </w:r>
      <w:r>
        <w:rPr>
          <w:noProof/>
        </w:rPr>
        <w:fldChar w:fldCharType="separate"/>
      </w:r>
      <w:r w:rsidRPr="000E4BAA">
        <w:rPr>
          <w:noProof/>
          <w:lang w:val="en-US"/>
        </w:rPr>
        <w:t>6</w:t>
      </w:r>
      <w:r>
        <w:rPr>
          <w:noProof/>
        </w:rPr>
        <w:fldChar w:fldCharType="end"/>
      </w:r>
    </w:p>
    <w:p w14:paraId="4EF2EFD1" w14:textId="1BF49613"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3.3.4</w:t>
      </w:r>
      <w:r w:rsidRPr="000E4BAA">
        <w:rPr>
          <w:rFonts w:asciiTheme="minorHAnsi" w:eastAsiaTheme="minorEastAsia" w:hAnsiTheme="minorHAnsi" w:cstheme="minorBidi"/>
          <w:noProof/>
          <w:lang w:val="en-US" w:eastAsia="es-CL"/>
        </w:rPr>
        <w:tab/>
      </w:r>
      <w:r w:rsidRPr="000E4BAA">
        <w:rPr>
          <w:noProof/>
          <w:lang w:val="en-US"/>
        </w:rPr>
        <w:t>REQ-SW-INT-SIM-04</w:t>
      </w:r>
      <w:r w:rsidRPr="000E4BAA">
        <w:rPr>
          <w:noProof/>
          <w:lang w:val="en-US"/>
        </w:rPr>
        <w:tab/>
      </w:r>
      <w:r>
        <w:rPr>
          <w:noProof/>
        </w:rPr>
        <w:fldChar w:fldCharType="begin"/>
      </w:r>
      <w:r w:rsidRPr="000E4BAA">
        <w:rPr>
          <w:noProof/>
          <w:lang w:val="en-US"/>
        </w:rPr>
        <w:instrText xml:space="preserve"> PAGEREF _Toc129089478 \h </w:instrText>
      </w:r>
      <w:r>
        <w:rPr>
          <w:noProof/>
        </w:rPr>
      </w:r>
      <w:r>
        <w:rPr>
          <w:noProof/>
        </w:rPr>
        <w:fldChar w:fldCharType="separate"/>
      </w:r>
      <w:r w:rsidRPr="000E4BAA">
        <w:rPr>
          <w:noProof/>
          <w:lang w:val="en-US"/>
        </w:rPr>
        <w:t>6</w:t>
      </w:r>
      <w:r>
        <w:rPr>
          <w:noProof/>
        </w:rPr>
        <w:fldChar w:fldCharType="end"/>
      </w:r>
    </w:p>
    <w:p w14:paraId="58E70EE0" w14:textId="46721DF6" w:rsidR="00EB273E" w:rsidRDefault="00EB273E">
      <w:pPr>
        <w:pStyle w:val="TDC3"/>
        <w:tabs>
          <w:tab w:val="left" w:pos="1100"/>
        </w:tabs>
        <w:rPr>
          <w:rFonts w:asciiTheme="minorHAnsi" w:eastAsiaTheme="minorEastAsia" w:hAnsiTheme="minorHAnsi" w:cstheme="minorBidi"/>
          <w:noProof/>
          <w:lang w:val="es-CL" w:eastAsia="es-CL"/>
        </w:rPr>
      </w:pPr>
      <w:r>
        <w:rPr>
          <w:noProof/>
        </w:rPr>
        <w:t>3.3.5</w:t>
      </w:r>
      <w:r>
        <w:rPr>
          <w:rFonts w:asciiTheme="minorHAnsi" w:eastAsiaTheme="minorEastAsia" w:hAnsiTheme="minorHAnsi" w:cstheme="minorBidi"/>
          <w:noProof/>
          <w:lang w:val="es-CL" w:eastAsia="es-CL"/>
        </w:rPr>
        <w:tab/>
      </w:r>
      <w:r>
        <w:rPr>
          <w:noProof/>
        </w:rPr>
        <w:t>REQ-SW-INT-SIM-05</w:t>
      </w:r>
      <w:r>
        <w:rPr>
          <w:noProof/>
        </w:rPr>
        <w:tab/>
      </w:r>
      <w:r>
        <w:rPr>
          <w:noProof/>
        </w:rPr>
        <w:fldChar w:fldCharType="begin"/>
      </w:r>
      <w:r>
        <w:rPr>
          <w:noProof/>
        </w:rPr>
        <w:instrText xml:space="preserve"> PAGEREF _Toc129089479 \h </w:instrText>
      </w:r>
      <w:r>
        <w:rPr>
          <w:noProof/>
        </w:rPr>
      </w:r>
      <w:r>
        <w:rPr>
          <w:noProof/>
        </w:rPr>
        <w:fldChar w:fldCharType="separate"/>
      </w:r>
      <w:r>
        <w:rPr>
          <w:noProof/>
        </w:rPr>
        <w:t>6</w:t>
      </w:r>
      <w:r>
        <w:rPr>
          <w:noProof/>
        </w:rPr>
        <w:fldChar w:fldCharType="end"/>
      </w:r>
    </w:p>
    <w:p w14:paraId="33327B12" w14:textId="5641380D" w:rsidR="00EB273E" w:rsidRDefault="00EB273E">
      <w:pPr>
        <w:pStyle w:val="TDC2"/>
        <w:tabs>
          <w:tab w:val="left" w:pos="660"/>
        </w:tabs>
        <w:rPr>
          <w:rFonts w:asciiTheme="minorHAnsi" w:eastAsiaTheme="minorEastAsia" w:hAnsiTheme="minorHAnsi" w:cstheme="minorBidi"/>
          <w:noProof/>
          <w:lang w:val="es-CL" w:eastAsia="es-CL"/>
        </w:rPr>
      </w:pPr>
      <w:r>
        <w:rPr>
          <w:noProof/>
        </w:rPr>
        <w:t>3.4</w:t>
      </w:r>
      <w:r>
        <w:rPr>
          <w:rFonts w:asciiTheme="minorHAnsi" w:eastAsiaTheme="minorEastAsia" w:hAnsiTheme="minorHAnsi" w:cstheme="minorBidi"/>
          <w:noProof/>
          <w:lang w:val="es-CL" w:eastAsia="es-CL"/>
        </w:rPr>
        <w:tab/>
      </w:r>
      <w:r>
        <w:rPr>
          <w:noProof/>
        </w:rPr>
        <w:t>Requerimientos Operacionales</w:t>
      </w:r>
      <w:r>
        <w:rPr>
          <w:noProof/>
        </w:rPr>
        <w:tab/>
      </w:r>
      <w:r>
        <w:rPr>
          <w:noProof/>
        </w:rPr>
        <w:fldChar w:fldCharType="begin"/>
      </w:r>
      <w:r>
        <w:rPr>
          <w:noProof/>
        </w:rPr>
        <w:instrText xml:space="preserve"> PAGEREF _Toc129089480 \h </w:instrText>
      </w:r>
      <w:r>
        <w:rPr>
          <w:noProof/>
        </w:rPr>
      </w:r>
      <w:r>
        <w:rPr>
          <w:noProof/>
        </w:rPr>
        <w:fldChar w:fldCharType="separate"/>
      </w:r>
      <w:r>
        <w:rPr>
          <w:noProof/>
        </w:rPr>
        <w:t>7</w:t>
      </w:r>
      <w:r>
        <w:rPr>
          <w:noProof/>
        </w:rPr>
        <w:fldChar w:fldCharType="end"/>
      </w:r>
    </w:p>
    <w:p w14:paraId="32A83742" w14:textId="6CD217B5"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3.4.1</w:t>
      </w:r>
      <w:r w:rsidRPr="000E4BAA">
        <w:rPr>
          <w:rFonts w:asciiTheme="minorHAnsi" w:eastAsiaTheme="minorEastAsia" w:hAnsiTheme="minorHAnsi" w:cstheme="minorBidi"/>
          <w:noProof/>
          <w:lang w:val="en-US" w:eastAsia="es-CL"/>
        </w:rPr>
        <w:tab/>
      </w:r>
      <w:r w:rsidRPr="000E4BAA">
        <w:rPr>
          <w:noProof/>
          <w:lang w:val="en-US"/>
        </w:rPr>
        <w:t>REQ-SW-OPE-SIM-01</w:t>
      </w:r>
      <w:r w:rsidRPr="000E4BAA">
        <w:rPr>
          <w:noProof/>
          <w:lang w:val="en-US"/>
        </w:rPr>
        <w:tab/>
      </w:r>
      <w:r>
        <w:rPr>
          <w:noProof/>
        </w:rPr>
        <w:fldChar w:fldCharType="begin"/>
      </w:r>
      <w:r w:rsidRPr="000E4BAA">
        <w:rPr>
          <w:noProof/>
          <w:lang w:val="en-US"/>
        </w:rPr>
        <w:instrText xml:space="preserve"> PAGEREF _Toc129089481 \h </w:instrText>
      </w:r>
      <w:r>
        <w:rPr>
          <w:noProof/>
        </w:rPr>
      </w:r>
      <w:r>
        <w:rPr>
          <w:noProof/>
        </w:rPr>
        <w:fldChar w:fldCharType="separate"/>
      </w:r>
      <w:r w:rsidRPr="000E4BAA">
        <w:rPr>
          <w:noProof/>
          <w:lang w:val="en-US"/>
        </w:rPr>
        <w:t>7</w:t>
      </w:r>
      <w:r>
        <w:rPr>
          <w:noProof/>
        </w:rPr>
        <w:fldChar w:fldCharType="end"/>
      </w:r>
    </w:p>
    <w:p w14:paraId="7A5CB105" w14:textId="35F0C7E1" w:rsidR="00EB273E" w:rsidRPr="000E4BAA" w:rsidRDefault="00EB273E">
      <w:pPr>
        <w:pStyle w:val="TDC3"/>
        <w:tabs>
          <w:tab w:val="left" w:pos="1100"/>
        </w:tabs>
        <w:rPr>
          <w:rFonts w:asciiTheme="minorHAnsi" w:eastAsiaTheme="minorEastAsia" w:hAnsiTheme="minorHAnsi" w:cstheme="minorBidi"/>
          <w:noProof/>
          <w:lang w:val="en-US" w:eastAsia="es-CL"/>
        </w:rPr>
      </w:pPr>
      <w:r w:rsidRPr="000E4BAA">
        <w:rPr>
          <w:noProof/>
          <w:lang w:val="en-US"/>
        </w:rPr>
        <w:t>3.4.2</w:t>
      </w:r>
      <w:r w:rsidRPr="000E4BAA">
        <w:rPr>
          <w:rFonts w:asciiTheme="minorHAnsi" w:eastAsiaTheme="minorEastAsia" w:hAnsiTheme="minorHAnsi" w:cstheme="minorBidi"/>
          <w:noProof/>
          <w:lang w:val="en-US" w:eastAsia="es-CL"/>
        </w:rPr>
        <w:tab/>
      </w:r>
      <w:r w:rsidRPr="000E4BAA">
        <w:rPr>
          <w:noProof/>
          <w:lang w:val="en-US"/>
        </w:rPr>
        <w:t>REQ-SW-OPE-SIM-02</w:t>
      </w:r>
      <w:r w:rsidRPr="000E4BAA">
        <w:rPr>
          <w:noProof/>
          <w:lang w:val="en-US"/>
        </w:rPr>
        <w:tab/>
      </w:r>
      <w:r>
        <w:rPr>
          <w:noProof/>
        </w:rPr>
        <w:fldChar w:fldCharType="begin"/>
      </w:r>
      <w:r w:rsidRPr="000E4BAA">
        <w:rPr>
          <w:noProof/>
          <w:lang w:val="en-US"/>
        </w:rPr>
        <w:instrText xml:space="preserve"> PAGEREF _Toc129089482 \h </w:instrText>
      </w:r>
      <w:r>
        <w:rPr>
          <w:noProof/>
        </w:rPr>
      </w:r>
      <w:r>
        <w:rPr>
          <w:noProof/>
        </w:rPr>
        <w:fldChar w:fldCharType="separate"/>
      </w:r>
      <w:r w:rsidRPr="000E4BAA">
        <w:rPr>
          <w:noProof/>
          <w:lang w:val="en-US"/>
        </w:rPr>
        <w:t>7</w:t>
      </w:r>
      <w:r>
        <w:rPr>
          <w:noProof/>
        </w:rPr>
        <w:fldChar w:fldCharType="end"/>
      </w:r>
    </w:p>
    <w:p w14:paraId="5100090C" w14:textId="5DDE2B1A" w:rsidR="00EB273E" w:rsidRDefault="00EB273E">
      <w:pPr>
        <w:pStyle w:val="TDC2"/>
        <w:tabs>
          <w:tab w:val="left" w:pos="660"/>
        </w:tabs>
        <w:rPr>
          <w:rFonts w:asciiTheme="minorHAnsi" w:eastAsiaTheme="minorEastAsia" w:hAnsiTheme="minorHAnsi" w:cstheme="minorBidi"/>
          <w:noProof/>
          <w:lang w:val="es-CL" w:eastAsia="es-CL"/>
        </w:rPr>
      </w:pPr>
      <w:r>
        <w:rPr>
          <w:noProof/>
        </w:rPr>
        <w:t>3.5</w:t>
      </w:r>
      <w:r>
        <w:rPr>
          <w:rFonts w:asciiTheme="minorHAnsi" w:eastAsiaTheme="minorEastAsia" w:hAnsiTheme="minorHAnsi" w:cstheme="minorBidi"/>
          <w:noProof/>
          <w:lang w:val="es-CL" w:eastAsia="es-CL"/>
        </w:rPr>
        <w:tab/>
      </w:r>
      <w:r>
        <w:rPr>
          <w:noProof/>
        </w:rPr>
        <w:t>Requerimientos de Recursos</w:t>
      </w:r>
      <w:r>
        <w:rPr>
          <w:noProof/>
        </w:rPr>
        <w:tab/>
      </w:r>
      <w:r>
        <w:rPr>
          <w:noProof/>
        </w:rPr>
        <w:fldChar w:fldCharType="begin"/>
      </w:r>
      <w:r>
        <w:rPr>
          <w:noProof/>
        </w:rPr>
        <w:instrText xml:space="preserve"> PAGEREF _Toc129089483 \h </w:instrText>
      </w:r>
      <w:r>
        <w:rPr>
          <w:noProof/>
        </w:rPr>
      </w:r>
      <w:r>
        <w:rPr>
          <w:noProof/>
        </w:rPr>
        <w:fldChar w:fldCharType="separate"/>
      </w:r>
      <w:r>
        <w:rPr>
          <w:noProof/>
        </w:rPr>
        <w:t>7</w:t>
      </w:r>
      <w:r>
        <w:rPr>
          <w:noProof/>
        </w:rPr>
        <w:fldChar w:fldCharType="end"/>
      </w:r>
    </w:p>
    <w:p w14:paraId="0967F17F" w14:textId="556A8713" w:rsidR="00EB273E" w:rsidRDefault="00EB273E">
      <w:pPr>
        <w:pStyle w:val="TDC3"/>
        <w:tabs>
          <w:tab w:val="left" w:pos="1100"/>
        </w:tabs>
        <w:rPr>
          <w:rFonts w:asciiTheme="minorHAnsi" w:eastAsiaTheme="minorEastAsia" w:hAnsiTheme="minorHAnsi" w:cstheme="minorBidi"/>
          <w:noProof/>
          <w:lang w:val="es-CL" w:eastAsia="es-CL"/>
        </w:rPr>
      </w:pPr>
      <w:r>
        <w:rPr>
          <w:noProof/>
        </w:rPr>
        <w:t>3.5.1</w:t>
      </w:r>
      <w:r>
        <w:rPr>
          <w:rFonts w:asciiTheme="minorHAnsi" w:eastAsiaTheme="minorEastAsia" w:hAnsiTheme="minorHAnsi" w:cstheme="minorBidi"/>
          <w:noProof/>
          <w:lang w:val="es-CL" w:eastAsia="es-CL"/>
        </w:rPr>
        <w:tab/>
      </w:r>
      <w:r>
        <w:rPr>
          <w:noProof/>
        </w:rPr>
        <w:t>REQ-SW-RES-SIM-01</w:t>
      </w:r>
      <w:r>
        <w:rPr>
          <w:noProof/>
        </w:rPr>
        <w:tab/>
      </w:r>
      <w:r>
        <w:rPr>
          <w:noProof/>
        </w:rPr>
        <w:fldChar w:fldCharType="begin"/>
      </w:r>
      <w:r>
        <w:rPr>
          <w:noProof/>
        </w:rPr>
        <w:instrText xml:space="preserve"> PAGEREF _Toc129089484 \h </w:instrText>
      </w:r>
      <w:r>
        <w:rPr>
          <w:noProof/>
        </w:rPr>
      </w:r>
      <w:r>
        <w:rPr>
          <w:noProof/>
        </w:rPr>
        <w:fldChar w:fldCharType="separate"/>
      </w:r>
      <w:r>
        <w:rPr>
          <w:noProof/>
        </w:rPr>
        <w:t>7</w:t>
      </w:r>
      <w:r>
        <w:rPr>
          <w:noProof/>
        </w:rPr>
        <w:fldChar w:fldCharType="end"/>
      </w:r>
    </w:p>
    <w:p w14:paraId="73A84A55" w14:textId="0638657A" w:rsidR="00EB273E" w:rsidRDefault="00EB273E">
      <w:pPr>
        <w:pStyle w:val="TDC2"/>
        <w:tabs>
          <w:tab w:val="left" w:pos="660"/>
        </w:tabs>
        <w:rPr>
          <w:rFonts w:asciiTheme="minorHAnsi" w:eastAsiaTheme="minorEastAsia" w:hAnsiTheme="minorHAnsi" w:cstheme="minorBidi"/>
          <w:noProof/>
          <w:lang w:val="es-CL" w:eastAsia="es-CL"/>
        </w:rPr>
      </w:pPr>
      <w:r>
        <w:rPr>
          <w:noProof/>
        </w:rPr>
        <w:t>3.6</w:t>
      </w:r>
      <w:r>
        <w:rPr>
          <w:rFonts w:asciiTheme="minorHAnsi" w:eastAsiaTheme="minorEastAsia" w:hAnsiTheme="minorHAnsi" w:cstheme="minorBidi"/>
          <w:noProof/>
          <w:lang w:val="es-CL" w:eastAsia="es-CL"/>
        </w:rPr>
        <w:tab/>
      </w:r>
      <w:r>
        <w:rPr>
          <w:noProof/>
        </w:rPr>
        <w:t>Requerimientos de Diseño e Implementación de restricciones</w:t>
      </w:r>
      <w:r>
        <w:rPr>
          <w:noProof/>
        </w:rPr>
        <w:tab/>
      </w:r>
      <w:r>
        <w:rPr>
          <w:noProof/>
        </w:rPr>
        <w:fldChar w:fldCharType="begin"/>
      </w:r>
      <w:r>
        <w:rPr>
          <w:noProof/>
        </w:rPr>
        <w:instrText xml:space="preserve"> PAGEREF _Toc129089485 \h </w:instrText>
      </w:r>
      <w:r>
        <w:rPr>
          <w:noProof/>
        </w:rPr>
      </w:r>
      <w:r>
        <w:rPr>
          <w:noProof/>
        </w:rPr>
        <w:fldChar w:fldCharType="separate"/>
      </w:r>
      <w:r>
        <w:rPr>
          <w:noProof/>
        </w:rPr>
        <w:t>7</w:t>
      </w:r>
      <w:r>
        <w:rPr>
          <w:noProof/>
        </w:rPr>
        <w:fldChar w:fldCharType="end"/>
      </w:r>
    </w:p>
    <w:p w14:paraId="1A389DBC" w14:textId="78E10975" w:rsidR="00EB273E" w:rsidRDefault="00EB273E">
      <w:pPr>
        <w:pStyle w:val="TDC3"/>
        <w:tabs>
          <w:tab w:val="left" w:pos="1100"/>
        </w:tabs>
        <w:rPr>
          <w:rFonts w:asciiTheme="minorHAnsi" w:eastAsiaTheme="minorEastAsia" w:hAnsiTheme="minorHAnsi" w:cstheme="minorBidi"/>
          <w:noProof/>
          <w:lang w:val="es-CL" w:eastAsia="es-CL"/>
        </w:rPr>
      </w:pPr>
      <w:r>
        <w:rPr>
          <w:noProof/>
        </w:rPr>
        <w:t>3.6.1</w:t>
      </w:r>
      <w:r>
        <w:rPr>
          <w:rFonts w:asciiTheme="minorHAnsi" w:eastAsiaTheme="minorEastAsia" w:hAnsiTheme="minorHAnsi" w:cstheme="minorBidi"/>
          <w:noProof/>
          <w:lang w:val="es-CL" w:eastAsia="es-CL"/>
        </w:rPr>
        <w:tab/>
      </w:r>
      <w:r>
        <w:rPr>
          <w:noProof/>
        </w:rPr>
        <w:t>REQ-SW-DDD-SIM-01:</w:t>
      </w:r>
      <w:r>
        <w:rPr>
          <w:noProof/>
        </w:rPr>
        <w:tab/>
      </w:r>
      <w:r>
        <w:rPr>
          <w:noProof/>
        </w:rPr>
        <w:fldChar w:fldCharType="begin"/>
      </w:r>
      <w:r>
        <w:rPr>
          <w:noProof/>
        </w:rPr>
        <w:instrText xml:space="preserve"> PAGEREF _Toc129089486 \h </w:instrText>
      </w:r>
      <w:r>
        <w:rPr>
          <w:noProof/>
        </w:rPr>
      </w:r>
      <w:r>
        <w:rPr>
          <w:noProof/>
        </w:rPr>
        <w:fldChar w:fldCharType="separate"/>
      </w:r>
      <w:r>
        <w:rPr>
          <w:noProof/>
        </w:rPr>
        <w:t>7</w:t>
      </w:r>
      <w:r>
        <w:rPr>
          <w:noProof/>
        </w:rPr>
        <w:fldChar w:fldCharType="end"/>
      </w:r>
    </w:p>
    <w:p w14:paraId="0907FCB5" w14:textId="174E09FE" w:rsidR="00EB273E" w:rsidRDefault="00EB273E">
      <w:pPr>
        <w:pStyle w:val="TDC2"/>
        <w:tabs>
          <w:tab w:val="left" w:pos="660"/>
        </w:tabs>
        <w:rPr>
          <w:rFonts w:asciiTheme="minorHAnsi" w:eastAsiaTheme="minorEastAsia" w:hAnsiTheme="minorHAnsi" w:cstheme="minorBidi"/>
          <w:noProof/>
          <w:lang w:val="es-CL" w:eastAsia="es-CL"/>
        </w:rPr>
      </w:pPr>
      <w:r>
        <w:rPr>
          <w:noProof/>
        </w:rPr>
        <w:t>3.7</w:t>
      </w:r>
      <w:r>
        <w:rPr>
          <w:rFonts w:asciiTheme="minorHAnsi" w:eastAsiaTheme="minorEastAsia" w:hAnsiTheme="minorHAnsi" w:cstheme="minorBidi"/>
          <w:noProof/>
          <w:lang w:val="es-CL" w:eastAsia="es-CL"/>
        </w:rPr>
        <w:tab/>
      </w:r>
      <w:r>
        <w:rPr>
          <w:noProof/>
        </w:rPr>
        <w:t>Requerimiento de Seguridad y Privacidad</w:t>
      </w:r>
      <w:r>
        <w:rPr>
          <w:noProof/>
        </w:rPr>
        <w:tab/>
      </w:r>
      <w:r>
        <w:rPr>
          <w:noProof/>
        </w:rPr>
        <w:fldChar w:fldCharType="begin"/>
      </w:r>
      <w:r>
        <w:rPr>
          <w:noProof/>
        </w:rPr>
        <w:instrText xml:space="preserve"> PAGEREF _Toc129089487 \h </w:instrText>
      </w:r>
      <w:r>
        <w:rPr>
          <w:noProof/>
        </w:rPr>
      </w:r>
      <w:r>
        <w:rPr>
          <w:noProof/>
        </w:rPr>
        <w:fldChar w:fldCharType="separate"/>
      </w:r>
      <w:r>
        <w:rPr>
          <w:noProof/>
        </w:rPr>
        <w:t>7</w:t>
      </w:r>
      <w:r>
        <w:rPr>
          <w:noProof/>
        </w:rPr>
        <w:fldChar w:fldCharType="end"/>
      </w:r>
    </w:p>
    <w:p w14:paraId="12766334" w14:textId="02F1B3BE" w:rsidR="00EB273E" w:rsidRDefault="00EB273E">
      <w:pPr>
        <w:pStyle w:val="TDC3"/>
        <w:tabs>
          <w:tab w:val="left" w:pos="1100"/>
        </w:tabs>
        <w:rPr>
          <w:rFonts w:asciiTheme="minorHAnsi" w:eastAsiaTheme="minorEastAsia" w:hAnsiTheme="minorHAnsi" w:cstheme="minorBidi"/>
          <w:noProof/>
          <w:lang w:val="es-CL" w:eastAsia="es-CL"/>
        </w:rPr>
      </w:pPr>
      <w:r>
        <w:rPr>
          <w:noProof/>
        </w:rPr>
        <w:t>3.7.1</w:t>
      </w:r>
      <w:r>
        <w:rPr>
          <w:rFonts w:asciiTheme="minorHAnsi" w:eastAsiaTheme="minorEastAsia" w:hAnsiTheme="minorHAnsi" w:cstheme="minorBidi"/>
          <w:noProof/>
          <w:lang w:val="es-CL" w:eastAsia="es-CL"/>
        </w:rPr>
        <w:tab/>
      </w:r>
      <w:r>
        <w:rPr>
          <w:noProof/>
        </w:rPr>
        <w:t>REQ-SW-SEG-SIM-01:</w:t>
      </w:r>
      <w:r>
        <w:rPr>
          <w:noProof/>
        </w:rPr>
        <w:tab/>
      </w:r>
      <w:r>
        <w:rPr>
          <w:noProof/>
        </w:rPr>
        <w:fldChar w:fldCharType="begin"/>
      </w:r>
      <w:r>
        <w:rPr>
          <w:noProof/>
        </w:rPr>
        <w:instrText xml:space="preserve"> PAGEREF _Toc129089488 \h </w:instrText>
      </w:r>
      <w:r>
        <w:rPr>
          <w:noProof/>
        </w:rPr>
      </w:r>
      <w:r>
        <w:rPr>
          <w:noProof/>
        </w:rPr>
        <w:fldChar w:fldCharType="separate"/>
      </w:r>
      <w:r>
        <w:rPr>
          <w:noProof/>
        </w:rPr>
        <w:t>7</w:t>
      </w:r>
      <w:r>
        <w:rPr>
          <w:noProof/>
        </w:rPr>
        <w:fldChar w:fldCharType="end"/>
      </w:r>
    </w:p>
    <w:p w14:paraId="62C88540" w14:textId="654656E0" w:rsidR="00EB273E" w:rsidRDefault="00EB273E">
      <w:pPr>
        <w:pStyle w:val="TDC2"/>
        <w:tabs>
          <w:tab w:val="left" w:pos="660"/>
        </w:tabs>
        <w:rPr>
          <w:rFonts w:asciiTheme="minorHAnsi" w:eastAsiaTheme="minorEastAsia" w:hAnsiTheme="minorHAnsi" w:cstheme="minorBidi"/>
          <w:noProof/>
          <w:lang w:val="es-CL" w:eastAsia="es-CL"/>
        </w:rPr>
      </w:pPr>
      <w:r>
        <w:rPr>
          <w:noProof/>
        </w:rPr>
        <w:lastRenderedPageBreak/>
        <w:t>3.8</w:t>
      </w:r>
      <w:r>
        <w:rPr>
          <w:rFonts w:asciiTheme="minorHAnsi" w:eastAsiaTheme="minorEastAsia" w:hAnsiTheme="minorHAnsi" w:cstheme="minorBidi"/>
          <w:noProof/>
          <w:lang w:val="es-CL" w:eastAsia="es-CL"/>
        </w:rPr>
        <w:tab/>
      </w:r>
      <w:r>
        <w:rPr>
          <w:noProof/>
        </w:rPr>
        <w:t>Requerimientos de Verificación</w:t>
      </w:r>
      <w:r>
        <w:rPr>
          <w:noProof/>
        </w:rPr>
        <w:tab/>
      </w:r>
      <w:r>
        <w:rPr>
          <w:noProof/>
        </w:rPr>
        <w:fldChar w:fldCharType="begin"/>
      </w:r>
      <w:r>
        <w:rPr>
          <w:noProof/>
        </w:rPr>
        <w:instrText xml:space="preserve"> PAGEREF _Toc129089489 \h </w:instrText>
      </w:r>
      <w:r>
        <w:rPr>
          <w:noProof/>
        </w:rPr>
      </w:r>
      <w:r>
        <w:rPr>
          <w:noProof/>
        </w:rPr>
        <w:fldChar w:fldCharType="separate"/>
      </w:r>
      <w:r>
        <w:rPr>
          <w:noProof/>
        </w:rPr>
        <w:t>7</w:t>
      </w:r>
      <w:r>
        <w:rPr>
          <w:noProof/>
        </w:rPr>
        <w:fldChar w:fldCharType="end"/>
      </w:r>
    </w:p>
    <w:p w14:paraId="41ACCD67" w14:textId="0FEE73C0" w:rsidR="00EB273E" w:rsidRDefault="00EB273E">
      <w:pPr>
        <w:pStyle w:val="TDC3"/>
        <w:tabs>
          <w:tab w:val="left" w:pos="1100"/>
        </w:tabs>
        <w:rPr>
          <w:rFonts w:asciiTheme="minorHAnsi" w:eastAsiaTheme="minorEastAsia" w:hAnsiTheme="minorHAnsi" w:cstheme="minorBidi"/>
          <w:noProof/>
          <w:lang w:val="es-CL" w:eastAsia="es-CL"/>
        </w:rPr>
      </w:pPr>
      <w:r>
        <w:rPr>
          <w:noProof/>
        </w:rPr>
        <w:t>3.8.1</w:t>
      </w:r>
      <w:r>
        <w:rPr>
          <w:rFonts w:asciiTheme="minorHAnsi" w:eastAsiaTheme="minorEastAsia" w:hAnsiTheme="minorHAnsi" w:cstheme="minorBidi"/>
          <w:noProof/>
          <w:lang w:val="es-CL" w:eastAsia="es-CL"/>
        </w:rPr>
        <w:tab/>
      </w:r>
      <w:r>
        <w:rPr>
          <w:noProof/>
        </w:rPr>
        <w:t>REQ-SW-VEF-SIM-01</w:t>
      </w:r>
      <w:r>
        <w:rPr>
          <w:noProof/>
        </w:rPr>
        <w:tab/>
      </w:r>
      <w:r>
        <w:rPr>
          <w:noProof/>
        </w:rPr>
        <w:fldChar w:fldCharType="begin"/>
      </w:r>
      <w:r>
        <w:rPr>
          <w:noProof/>
        </w:rPr>
        <w:instrText xml:space="preserve"> PAGEREF _Toc129089490 \h </w:instrText>
      </w:r>
      <w:r>
        <w:rPr>
          <w:noProof/>
        </w:rPr>
      </w:r>
      <w:r>
        <w:rPr>
          <w:noProof/>
        </w:rPr>
        <w:fldChar w:fldCharType="separate"/>
      </w:r>
      <w:r>
        <w:rPr>
          <w:noProof/>
        </w:rPr>
        <w:t>7</w:t>
      </w:r>
      <w:r>
        <w:rPr>
          <w:noProof/>
        </w:rPr>
        <w:fldChar w:fldCharType="end"/>
      </w:r>
    </w:p>
    <w:p w14:paraId="1D50CA80" w14:textId="18D447B5" w:rsidR="00EB273E" w:rsidRDefault="00EB273E">
      <w:pPr>
        <w:pStyle w:val="TDC2"/>
        <w:tabs>
          <w:tab w:val="left" w:pos="660"/>
        </w:tabs>
        <w:rPr>
          <w:rFonts w:asciiTheme="minorHAnsi" w:eastAsiaTheme="minorEastAsia" w:hAnsiTheme="minorHAnsi" w:cstheme="minorBidi"/>
          <w:noProof/>
          <w:lang w:val="es-CL" w:eastAsia="es-CL"/>
        </w:rPr>
      </w:pPr>
      <w:r>
        <w:rPr>
          <w:noProof/>
        </w:rPr>
        <w:t>3.9</w:t>
      </w:r>
      <w:r>
        <w:rPr>
          <w:rFonts w:asciiTheme="minorHAnsi" w:eastAsiaTheme="minorEastAsia" w:hAnsiTheme="minorHAnsi" w:cstheme="minorBidi"/>
          <w:noProof/>
          <w:lang w:val="es-CL" w:eastAsia="es-CL"/>
        </w:rPr>
        <w:tab/>
      </w:r>
      <w:r>
        <w:rPr>
          <w:noProof/>
        </w:rPr>
        <w:t>Requerimientos de Documentación</w:t>
      </w:r>
      <w:r>
        <w:rPr>
          <w:noProof/>
        </w:rPr>
        <w:tab/>
      </w:r>
      <w:r>
        <w:rPr>
          <w:noProof/>
        </w:rPr>
        <w:fldChar w:fldCharType="begin"/>
      </w:r>
      <w:r>
        <w:rPr>
          <w:noProof/>
        </w:rPr>
        <w:instrText xml:space="preserve"> PAGEREF _Toc129089491 \h </w:instrText>
      </w:r>
      <w:r>
        <w:rPr>
          <w:noProof/>
        </w:rPr>
      </w:r>
      <w:r>
        <w:rPr>
          <w:noProof/>
        </w:rPr>
        <w:fldChar w:fldCharType="separate"/>
      </w:r>
      <w:r>
        <w:rPr>
          <w:noProof/>
        </w:rPr>
        <w:t>8</w:t>
      </w:r>
      <w:r>
        <w:rPr>
          <w:noProof/>
        </w:rPr>
        <w:fldChar w:fldCharType="end"/>
      </w:r>
    </w:p>
    <w:p w14:paraId="3F75616C" w14:textId="7A7A7D71" w:rsidR="00EB273E" w:rsidRDefault="00EB273E">
      <w:pPr>
        <w:pStyle w:val="TDC3"/>
        <w:tabs>
          <w:tab w:val="left" w:pos="1100"/>
        </w:tabs>
        <w:rPr>
          <w:rFonts w:asciiTheme="minorHAnsi" w:eastAsiaTheme="minorEastAsia" w:hAnsiTheme="minorHAnsi" w:cstheme="minorBidi"/>
          <w:noProof/>
          <w:lang w:val="es-CL" w:eastAsia="es-CL"/>
        </w:rPr>
      </w:pPr>
      <w:r>
        <w:rPr>
          <w:noProof/>
        </w:rPr>
        <w:t>3.9.1</w:t>
      </w:r>
      <w:r>
        <w:rPr>
          <w:rFonts w:asciiTheme="minorHAnsi" w:eastAsiaTheme="minorEastAsia" w:hAnsiTheme="minorHAnsi" w:cstheme="minorBidi"/>
          <w:noProof/>
          <w:lang w:val="es-CL" w:eastAsia="es-CL"/>
        </w:rPr>
        <w:tab/>
      </w:r>
      <w:r>
        <w:rPr>
          <w:noProof/>
        </w:rPr>
        <w:t>REQ-SW-DOC-SIM-01</w:t>
      </w:r>
      <w:r>
        <w:rPr>
          <w:noProof/>
        </w:rPr>
        <w:tab/>
      </w:r>
      <w:r>
        <w:rPr>
          <w:noProof/>
        </w:rPr>
        <w:fldChar w:fldCharType="begin"/>
      </w:r>
      <w:r>
        <w:rPr>
          <w:noProof/>
        </w:rPr>
        <w:instrText xml:space="preserve"> PAGEREF _Toc129089492 \h </w:instrText>
      </w:r>
      <w:r>
        <w:rPr>
          <w:noProof/>
        </w:rPr>
      </w:r>
      <w:r>
        <w:rPr>
          <w:noProof/>
        </w:rPr>
        <w:fldChar w:fldCharType="separate"/>
      </w:r>
      <w:r>
        <w:rPr>
          <w:noProof/>
        </w:rPr>
        <w:t>8</w:t>
      </w:r>
      <w:r>
        <w:rPr>
          <w:noProof/>
        </w:rPr>
        <w:fldChar w:fldCharType="end"/>
      </w:r>
    </w:p>
    <w:p w14:paraId="15274CAC" w14:textId="03B23A1F" w:rsidR="00EB273E" w:rsidRDefault="00EB273E">
      <w:pPr>
        <w:pStyle w:val="TDC2"/>
        <w:tabs>
          <w:tab w:val="left" w:pos="660"/>
        </w:tabs>
        <w:rPr>
          <w:rFonts w:asciiTheme="minorHAnsi" w:eastAsiaTheme="minorEastAsia" w:hAnsiTheme="minorHAnsi" w:cstheme="minorBidi"/>
          <w:noProof/>
          <w:lang w:val="es-CL" w:eastAsia="es-CL"/>
        </w:rPr>
      </w:pPr>
      <w:r>
        <w:rPr>
          <w:noProof/>
        </w:rPr>
        <w:t>3.10</w:t>
      </w:r>
      <w:r>
        <w:rPr>
          <w:rFonts w:asciiTheme="minorHAnsi" w:eastAsiaTheme="minorEastAsia" w:hAnsiTheme="minorHAnsi" w:cstheme="minorBidi"/>
          <w:noProof/>
          <w:lang w:val="es-CL" w:eastAsia="es-CL"/>
        </w:rPr>
        <w:tab/>
      </w:r>
      <w:r>
        <w:rPr>
          <w:noProof/>
        </w:rPr>
        <w:t>Requerimientos de Portabilidad</w:t>
      </w:r>
      <w:r>
        <w:rPr>
          <w:noProof/>
        </w:rPr>
        <w:tab/>
      </w:r>
      <w:r>
        <w:rPr>
          <w:noProof/>
        </w:rPr>
        <w:fldChar w:fldCharType="begin"/>
      </w:r>
      <w:r>
        <w:rPr>
          <w:noProof/>
        </w:rPr>
        <w:instrText xml:space="preserve"> PAGEREF _Toc129089493 \h </w:instrText>
      </w:r>
      <w:r>
        <w:rPr>
          <w:noProof/>
        </w:rPr>
      </w:r>
      <w:r>
        <w:rPr>
          <w:noProof/>
        </w:rPr>
        <w:fldChar w:fldCharType="separate"/>
      </w:r>
      <w:r>
        <w:rPr>
          <w:noProof/>
        </w:rPr>
        <w:t>8</w:t>
      </w:r>
      <w:r>
        <w:rPr>
          <w:noProof/>
        </w:rPr>
        <w:fldChar w:fldCharType="end"/>
      </w:r>
    </w:p>
    <w:p w14:paraId="1FB50D32" w14:textId="1636F93D" w:rsidR="00EB273E" w:rsidRDefault="00EB273E">
      <w:pPr>
        <w:pStyle w:val="TDC2"/>
        <w:tabs>
          <w:tab w:val="left" w:pos="660"/>
        </w:tabs>
        <w:rPr>
          <w:rFonts w:asciiTheme="minorHAnsi" w:eastAsiaTheme="minorEastAsia" w:hAnsiTheme="minorHAnsi" w:cstheme="minorBidi"/>
          <w:noProof/>
          <w:lang w:val="es-CL" w:eastAsia="es-CL"/>
        </w:rPr>
      </w:pPr>
      <w:r>
        <w:rPr>
          <w:noProof/>
        </w:rPr>
        <w:t>3.11</w:t>
      </w:r>
      <w:r>
        <w:rPr>
          <w:rFonts w:asciiTheme="minorHAnsi" w:eastAsiaTheme="minorEastAsia" w:hAnsiTheme="minorHAnsi" w:cstheme="minorBidi"/>
          <w:noProof/>
          <w:lang w:val="es-CL" w:eastAsia="es-CL"/>
        </w:rPr>
        <w:tab/>
      </w:r>
      <w:r>
        <w:rPr>
          <w:noProof/>
        </w:rPr>
        <w:t>Requerimientos de Calidad</w:t>
      </w:r>
      <w:r>
        <w:rPr>
          <w:noProof/>
        </w:rPr>
        <w:tab/>
      </w:r>
      <w:r>
        <w:rPr>
          <w:noProof/>
        </w:rPr>
        <w:fldChar w:fldCharType="begin"/>
      </w:r>
      <w:r>
        <w:rPr>
          <w:noProof/>
        </w:rPr>
        <w:instrText xml:space="preserve"> PAGEREF _Toc129089494 \h </w:instrText>
      </w:r>
      <w:r>
        <w:rPr>
          <w:noProof/>
        </w:rPr>
      </w:r>
      <w:r>
        <w:rPr>
          <w:noProof/>
        </w:rPr>
        <w:fldChar w:fldCharType="separate"/>
      </w:r>
      <w:r>
        <w:rPr>
          <w:noProof/>
        </w:rPr>
        <w:t>8</w:t>
      </w:r>
      <w:r>
        <w:rPr>
          <w:noProof/>
        </w:rPr>
        <w:fldChar w:fldCharType="end"/>
      </w:r>
    </w:p>
    <w:p w14:paraId="7FC7FF2B" w14:textId="13D223A7" w:rsidR="00EB273E" w:rsidRDefault="00EB273E">
      <w:pPr>
        <w:pStyle w:val="TDC3"/>
        <w:tabs>
          <w:tab w:val="left" w:pos="1100"/>
        </w:tabs>
        <w:rPr>
          <w:rFonts w:asciiTheme="minorHAnsi" w:eastAsiaTheme="minorEastAsia" w:hAnsiTheme="minorHAnsi" w:cstheme="minorBidi"/>
          <w:noProof/>
          <w:lang w:val="es-CL" w:eastAsia="es-CL"/>
        </w:rPr>
      </w:pPr>
      <w:r>
        <w:rPr>
          <w:noProof/>
        </w:rPr>
        <w:t>3.11.1</w:t>
      </w:r>
      <w:r>
        <w:rPr>
          <w:rFonts w:asciiTheme="minorHAnsi" w:eastAsiaTheme="minorEastAsia" w:hAnsiTheme="minorHAnsi" w:cstheme="minorBidi"/>
          <w:noProof/>
          <w:lang w:val="es-CL" w:eastAsia="es-CL"/>
        </w:rPr>
        <w:tab/>
      </w:r>
      <w:r>
        <w:rPr>
          <w:noProof/>
        </w:rPr>
        <w:t>REQ-SW-CAL-SIM-01</w:t>
      </w:r>
      <w:r>
        <w:rPr>
          <w:noProof/>
        </w:rPr>
        <w:tab/>
      </w:r>
      <w:r>
        <w:rPr>
          <w:noProof/>
        </w:rPr>
        <w:fldChar w:fldCharType="begin"/>
      </w:r>
      <w:r>
        <w:rPr>
          <w:noProof/>
        </w:rPr>
        <w:instrText xml:space="preserve"> PAGEREF _Toc129089495 \h </w:instrText>
      </w:r>
      <w:r>
        <w:rPr>
          <w:noProof/>
        </w:rPr>
      </w:r>
      <w:r>
        <w:rPr>
          <w:noProof/>
        </w:rPr>
        <w:fldChar w:fldCharType="separate"/>
      </w:r>
      <w:r>
        <w:rPr>
          <w:noProof/>
        </w:rPr>
        <w:t>8</w:t>
      </w:r>
      <w:r>
        <w:rPr>
          <w:noProof/>
        </w:rPr>
        <w:fldChar w:fldCharType="end"/>
      </w:r>
    </w:p>
    <w:p w14:paraId="369503D1" w14:textId="243CC204" w:rsidR="00EB273E" w:rsidRDefault="00EB273E">
      <w:pPr>
        <w:pStyle w:val="TDC2"/>
        <w:tabs>
          <w:tab w:val="left" w:pos="660"/>
        </w:tabs>
        <w:rPr>
          <w:rFonts w:asciiTheme="minorHAnsi" w:eastAsiaTheme="minorEastAsia" w:hAnsiTheme="minorHAnsi" w:cstheme="minorBidi"/>
          <w:noProof/>
          <w:lang w:val="es-CL" w:eastAsia="es-CL"/>
        </w:rPr>
      </w:pPr>
      <w:r>
        <w:rPr>
          <w:noProof/>
        </w:rPr>
        <w:t>3.12</w:t>
      </w:r>
      <w:r>
        <w:rPr>
          <w:rFonts w:asciiTheme="minorHAnsi" w:eastAsiaTheme="minorEastAsia" w:hAnsiTheme="minorHAnsi" w:cstheme="minorBidi"/>
          <w:noProof/>
          <w:lang w:val="es-CL" w:eastAsia="es-CL"/>
        </w:rPr>
        <w:tab/>
      </w:r>
      <w:r>
        <w:rPr>
          <w:noProof/>
        </w:rPr>
        <w:t>Requerimientos de Confiabilidad</w:t>
      </w:r>
      <w:r>
        <w:rPr>
          <w:noProof/>
        </w:rPr>
        <w:tab/>
      </w:r>
      <w:r>
        <w:rPr>
          <w:noProof/>
        </w:rPr>
        <w:fldChar w:fldCharType="begin"/>
      </w:r>
      <w:r>
        <w:rPr>
          <w:noProof/>
        </w:rPr>
        <w:instrText xml:space="preserve"> PAGEREF _Toc129089496 \h </w:instrText>
      </w:r>
      <w:r>
        <w:rPr>
          <w:noProof/>
        </w:rPr>
      </w:r>
      <w:r>
        <w:rPr>
          <w:noProof/>
        </w:rPr>
        <w:fldChar w:fldCharType="separate"/>
      </w:r>
      <w:r>
        <w:rPr>
          <w:noProof/>
        </w:rPr>
        <w:t>8</w:t>
      </w:r>
      <w:r>
        <w:rPr>
          <w:noProof/>
        </w:rPr>
        <w:fldChar w:fldCharType="end"/>
      </w:r>
    </w:p>
    <w:p w14:paraId="0DC031AF" w14:textId="04708C10" w:rsidR="00EB273E" w:rsidRDefault="00EB273E">
      <w:pPr>
        <w:pStyle w:val="TDC3"/>
        <w:tabs>
          <w:tab w:val="left" w:pos="1100"/>
        </w:tabs>
        <w:rPr>
          <w:rFonts w:asciiTheme="minorHAnsi" w:eastAsiaTheme="minorEastAsia" w:hAnsiTheme="minorHAnsi" w:cstheme="minorBidi"/>
          <w:noProof/>
          <w:lang w:val="es-CL" w:eastAsia="es-CL"/>
        </w:rPr>
      </w:pPr>
      <w:r>
        <w:rPr>
          <w:noProof/>
        </w:rPr>
        <w:t>3.12.1</w:t>
      </w:r>
      <w:r>
        <w:rPr>
          <w:rFonts w:asciiTheme="minorHAnsi" w:eastAsiaTheme="minorEastAsia" w:hAnsiTheme="minorHAnsi" w:cstheme="minorBidi"/>
          <w:noProof/>
          <w:lang w:val="es-CL" w:eastAsia="es-CL"/>
        </w:rPr>
        <w:tab/>
      </w:r>
      <w:r>
        <w:rPr>
          <w:noProof/>
        </w:rPr>
        <w:t>REQ-SW-COF-SIM-01:</w:t>
      </w:r>
      <w:r>
        <w:rPr>
          <w:noProof/>
        </w:rPr>
        <w:tab/>
      </w:r>
      <w:r>
        <w:rPr>
          <w:noProof/>
        </w:rPr>
        <w:fldChar w:fldCharType="begin"/>
      </w:r>
      <w:r>
        <w:rPr>
          <w:noProof/>
        </w:rPr>
        <w:instrText xml:space="preserve"> PAGEREF _Toc129089497 \h </w:instrText>
      </w:r>
      <w:r>
        <w:rPr>
          <w:noProof/>
        </w:rPr>
      </w:r>
      <w:r>
        <w:rPr>
          <w:noProof/>
        </w:rPr>
        <w:fldChar w:fldCharType="separate"/>
      </w:r>
      <w:r>
        <w:rPr>
          <w:noProof/>
        </w:rPr>
        <w:t>8</w:t>
      </w:r>
      <w:r>
        <w:rPr>
          <w:noProof/>
        </w:rPr>
        <w:fldChar w:fldCharType="end"/>
      </w:r>
    </w:p>
    <w:p w14:paraId="213EC85D" w14:textId="72A03A8D" w:rsidR="00EB273E" w:rsidRDefault="00EB273E">
      <w:pPr>
        <w:pStyle w:val="TDC2"/>
        <w:tabs>
          <w:tab w:val="left" w:pos="660"/>
        </w:tabs>
        <w:rPr>
          <w:rFonts w:asciiTheme="minorHAnsi" w:eastAsiaTheme="minorEastAsia" w:hAnsiTheme="minorHAnsi" w:cstheme="minorBidi"/>
          <w:noProof/>
          <w:lang w:val="es-CL" w:eastAsia="es-CL"/>
        </w:rPr>
      </w:pPr>
      <w:r>
        <w:rPr>
          <w:noProof/>
        </w:rPr>
        <w:t>3.13</w:t>
      </w:r>
      <w:r>
        <w:rPr>
          <w:rFonts w:asciiTheme="minorHAnsi" w:eastAsiaTheme="minorEastAsia" w:hAnsiTheme="minorHAnsi" w:cstheme="minorBidi"/>
          <w:noProof/>
          <w:lang w:val="es-CL" w:eastAsia="es-CL"/>
        </w:rPr>
        <w:tab/>
      </w:r>
      <w:r>
        <w:rPr>
          <w:noProof/>
        </w:rPr>
        <w:t>Requerimientos de Mantenibilidad</w:t>
      </w:r>
      <w:r>
        <w:rPr>
          <w:noProof/>
        </w:rPr>
        <w:tab/>
      </w:r>
      <w:r>
        <w:rPr>
          <w:noProof/>
        </w:rPr>
        <w:fldChar w:fldCharType="begin"/>
      </w:r>
      <w:r>
        <w:rPr>
          <w:noProof/>
        </w:rPr>
        <w:instrText xml:space="preserve"> PAGEREF _Toc129089498 \h </w:instrText>
      </w:r>
      <w:r>
        <w:rPr>
          <w:noProof/>
        </w:rPr>
      </w:r>
      <w:r>
        <w:rPr>
          <w:noProof/>
        </w:rPr>
        <w:fldChar w:fldCharType="separate"/>
      </w:r>
      <w:r>
        <w:rPr>
          <w:noProof/>
        </w:rPr>
        <w:t>8</w:t>
      </w:r>
      <w:r>
        <w:rPr>
          <w:noProof/>
        </w:rPr>
        <w:fldChar w:fldCharType="end"/>
      </w:r>
    </w:p>
    <w:p w14:paraId="00995DB3" w14:textId="16B4CEFD" w:rsidR="00EB273E" w:rsidRDefault="00EB273E">
      <w:pPr>
        <w:pStyle w:val="TDC3"/>
        <w:tabs>
          <w:tab w:val="left" w:pos="1100"/>
        </w:tabs>
        <w:rPr>
          <w:rFonts w:asciiTheme="minorHAnsi" w:eastAsiaTheme="minorEastAsia" w:hAnsiTheme="minorHAnsi" w:cstheme="minorBidi"/>
          <w:noProof/>
          <w:lang w:val="es-CL" w:eastAsia="es-CL"/>
        </w:rPr>
      </w:pPr>
      <w:r>
        <w:rPr>
          <w:noProof/>
        </w:rPr>
        <w:t>3.13.1</w:t>
      </w:r>
      <w:r>
        <w:rPr>
          <w:rFonts w:asciiTheme="minorHAnsi" w:eastAsiaTheme="minorEastAsia" w:hAnsiTheme="minorHAnsi" w:cstheme="minorBidi"/>
          <w:noProof/>
          <w:lang w:val="es-CL" w:eastAsia="es-CL"/>
        </w:rPr>
        <w:tab/>
      </w:r>
      <w:r>
        <w:rPr>
          <w:noProof/>
        </w:rPr>
        <w:t>REQ-SW-MAN-SIM-01:</w:t>
      </w:r>
      <w:r>
        <w:rPr>
          <w:noProof/>
        </w:rPr>
        <w:tab/>
      </w:r>
      <w:r>
        <w:rPr>
          <w:noProof/>
        </w:rPr>
        <w:fldChar w:fldCharType="begin"/>
      </w:r>
      <w:r>
        <w:rPr>
          <w:noProof/>
        </w:rPr>
        <w:instrText xml:space="preserve"> PAGEREF _Toc129089499 \h </w:instrText>
      </w:r>
      <w:r>
        <w:rPr>
          <w:noProof/>
        </w:rPr>
      </w:r>
      <w:r>
        <w:rPr>
          <w:noProof/>
        </w:rPr>
        <w:fldChar w:fldCharType="separate"/>
      </w:r>
      <w:r>
        <w:rPr>
          <w:noProof/>
        </w:rPr>
        <w:t>8</w:t>
      </w:r>
      <w:r>
        <w:rPr>
          <w:noProof/>
        </w:rPr>
        <w:fldChar w:fldCharType="end"/>
      </w:r>
    </w:p>
    <w:p w14:paraId="16AC3B33" w14:textId="37C04393" w:rsidR="00EB273E" w:rsidRDefault="00EB273E">
      <w:pPr>
        <w:pStyle w:val="TDC2"/>
        <w:tabs>
          <w:tab w:val="left" w:pos="660"/>
        </w:tabs>
        <w:rPr>
          <w:rFonts w:asciiTheme="minorHAnsi" w:eastAsiaTheme="minorEastAsia" w:hAnsiTheme="minorHAnsi" w:cstheme="minorBidi"/>
          <w:noProof/>
          <w:lang w:val="es-CL" w:eastAsia="es-CL"/>
        </w:rPr>
      </w:pPr>
      <w:r>
        <w:rPr>
          <w:noProof/>
        </w:rPr>
        <w:t>3.14</w:t>
      </w:r>
      <w:r>
        <w:rPr>
          <w:rFonts w:asciiTheme="minorHAnsi" w:eastAsiaTheme="minorEastAsia" w:hAnsiTheme="minorHAnsi" w:cstheme="minorBidi"/>
          <w:noProof/>
          <w:lang w:val="es-CL" w:eastAsia="es-CL"/>
        </w:rPr>
        <w:tab/>
      </w:r>
      <w:r>
        <w:rPr>
          <w:noProof/>
        </w:rPr>
        <w:t>Requerimientos de Protección al Usuario</w:t>
      </w:r>
      <w:r>
        <w:rPr>
          <w:noProof/>
        </w:rPr>
        <w:tab/>
      </w:r>
      <w:r>
        <w:rPr>
          <w:noProof/>
        </w:rPr>
        <w:fldChar w:fldCharType="begin"/>
      </w:r>
      <w:r>
        <w:rPr>
          <w:noProof/>
        </w:rPr>
        <w:instrText xml:space="preserve"> PAGEREF _Toc129089500 \h </w:instrText>
      </w:r>
      <w:r>
        <w:rPr>
          <w:noProof/>
        </w:rPr>
      </w:r>
      <w:r>
        <w:rPr>
          <w:noProof/>
        </w:rPr>
        <w:fldChar w:fldCharType="separate"/>
      </w:r>
      <w:r>
        <w:rPr>
          <w:noProof/>
        </w:rPr>
        <w:t>8</w:t>
      </w:r>
      <w:r>
        <w:rPr>
          <w:noProof/>
        </w:rPr>
        <w:fldChar w:fldCharType="end"/>
      </w:r>
    </w:p>
    <w:p w14:paraId="6867DC95" w14:textId="7DF0F9A6" w:rsidR="00EB273E" w:rsidRDefault="00EB273E">
      <w:pPr>
        <w:pStyle w:val="TDC3"/>
        <w:tabs>
          <w:tab w:val="left" w:pos="1100"/>
        </w:tabs>
        <w:rPr>
          <w:rFonts w:asciiTheme="minorHAnsi" w:eastAsiaTheme="minorEastAsia" w:hAnsiTheme="minorHAnsi" w:cstheme="minorBidi"/>
          <w:noProof/>
          <w:lang w:val="es-CL" w:eastAsia="es-CL"/>
        </w:rPr>
      </w:pPr>
      <w:r>
        <w:rPr>
          <w:noProof/>
        </w:rPr>
        <w:t>3.14.1</w:t>
      </w:r>
      <w:r>
        <w:rPr>
          <w:rFonts w:asciiTheme="minorHAnsi" w:eastAsiaTheme="minorEastAsia" w:hAnsiTheme="minorHAnsi" w:cstheme="minorBidi"/>
          <w:noProof/>
          <w:lang w:val="es-CL" w:eastAsia="es-CL"/>
        </w:rPr>
        <w:tab/>
      </w:r>
      <w:r>
        <w:rPr>
          <w:noProof/>
        </w:rPr>
        <w:t>REQ-SW-PPT-SIM-01:</w:t>
      </w:r>
      <w:r>
        <w:rPr>
          <w:noProof/>
        </w:rPr>
        <w:tab/>
      </w:r>
      <w:r>
        <w:rPr>
          <w:noProof/>
        </w:rPr>
        <w:fldChar w:fldCharType="begin"/>
      </w:r>
      <w:r>
        <w:rPr>
          <w:noProof/>
        </w:rPr>
        <w:instrText xml:space="preserve"> PAGEREF _Toc129089501 \h </w:instrText>
      </w:r>
      <w:r>
        <w:rPr>
          <w:noProof/>
        </w:rPr>
      </w:r>
      <w:r>
        <w:rPr>
          <w:noProof/>
        </w:rPr>
        <w:fldChar w:fldCharType="separate"/>
      </w:r>
      <w:r>
        <w:rPr>
          <w:noProof/>
        </w:rPr>
        <w:t>8</w:t>
      </w:r>
      <w:r>
        <w:rPr>
          <w:noProof/>
        </w:rPr>
        <w:fldChar w:fldCharType="end"/>
      </w:r>
    </w:p>
    <w:p w14:paraId="7386294A" w14:textId="10482E6A" w:rsidR="00EB273E" w:rsidRDefault="00EB273E">
      <w:pPr>
        <w:pStyle w:val="TDC2"/>
        <w:tabs>
          <w:tab w:val="left" w:pos="660"/>
        </w:tabs>
        <w:rPr>
          <w:rFonts w:asciiTheme="minorHAnsi" w:eastAsiaTheme="minorEastAsia" w:hAnsiTheme="minorHAnsi" w:cstheme="minorBidi"/>
          <w:noProof/>
          <w:lang w:val="es-CL" w:eastAsia="es-CL"/>
        </w:rPr>
      </w:pPr>
      <w:r>
        <w:rPr>
          <w:noProof/>
        </w:rPr>
        <w:t>3.15</w:t>
      </w:r>
      <w:r>
        <w:rPr>
          <w:rFonts w:asciiTheme="minorHAnsi" w:eastAsiaTheme="minorEastAsia" w:hAnsiTheme="minorHAnsi" w:cstheme="minorBidi"/>
          <w:noProof/>
          <w:lang w:val="es-CL" w:eastAsia="es-CL"/>
        </w:rPr>
        <w:tab/>
      </w:r>
      <w:r>
        <w:rPr>
          <w:noProof/>
        </w:rPr>
        <w:t>Requerimientos de Configuración y Entregas de software</w:t>
      </w:r>
      <w:r>
        <w:rPr>
          <w:noProof/>
        </w:rPr>
        <w:tab/>
      </w:r>
      <w:r>
        <w:rPr>
          <w:noProof/>
        </w:rPr>
        <w:fldChar w:fldCharType="begin"/>
      </w:r>
      <w:r>
        <w:rPr>
          <w:noProof/>
        </w:rPr>
        <w:instrText xml:space="preserve"> PAGEREF _Toc129089502 \h </w:instrText>
      </w:r>
      <w:r>
        <w:rPr>
          <w:noProof/>
        </w:rPr>
      </w:r>
      <w:r>
        <w:rPr>
          <w:noProof/>
        </w:rPr>
        <w:fldChar w:fldCharType="separate"/>
      </w:r>
      <w:r>
        <w:rPr>
          <w:noProof/>
        </w:rPr>
        <w:t>9</w:t>
      </w:r>
      <w:r>
        <w:rPr>
          <w:noProof/>
        </w:rPr>
        <w:fldChar w:fldCharType="end"/>
      </w:r>
    </w:p>
    <w:p w14:paraId="7CEAE647" w14:textId="7382D462" w:rsidR="00EB273E" w:rsidRDefault="00EB273E">
      <w:pPr>
        <w:pStyle w:val="TDC3"/>
        <w:tabs>
          <w:tab w:val="left" w:pos="1100"/>
        </w:tabs>
        <w:rPr>
          <w:rFonts w:asciiTheme="minorHAnsi" w:eastAsiaTheme="minorEastAsia" w:hAnsiTheme="minorHAnsi" w:cstheme="minorBidi"/>
          <w:noProof/>
          <w:lang w:val="es-CL" w:eastAsia="es-CL"/>
        </w:rPr>
      </w:pPr>
      <w:r>
        <w:rPr>
          <w:noProof/>
        </w:rPr>
        <w:t>3.15.1</w:t>
      </w:r>
      <w:r>
        <w:rPr>
          <w:rFonts w:asciiTheme="minorHAnsi" w:eastAsiaTheme="minorEastAsia" w:hAnsiTheme="minorHAnsi" w:cstheme="minorBidi"/>
          <w:noProof/>
          <w:lang w:val="es-CL" w:eastAsia="es-CL"/>
        </w:rPr>
        <w:tab/>
      </w:r>
      <w:r>
        <w:rPr>
          <w:noProof/>
        </w:rPr>
        <w:t>REQ-SW-CFG-SIM-01:</w:t>
      </w:r>
      <w:r>
        <w:rPr>
          <w:noProof/>
        </w:rPr>
        <w:tab/>
      </w:r>
      <w:r>
        <w:rPr>
          <w:noProof/>
        </w:rPr>
        <w:fldChar w:fldCharType="begin"/>
      </w:r>
      <w:r>
        <w:rPr>
          <w:noProof/>
        </w:rPr>
        <w:instrText xml:space="preserve"> PAGEREF _Toc129089503 \h </w:instrText>
      </w:r>
      <w:r>
        <w:rPr>
          <w:noProof/>
        </w:rPr>
      </w:r>
      <w:r>
        <w:rPr>
          <w:noProof/>
        </w:rPr>
        <w:fldChar w:fldCharType="separate"/>
      </w:r>
      <w:r>
        <w:rPr>
          <w:noProof/>
        </w:rPr>
        <w:t>9</w:t>
      </w:r>
      <w:r>
        <w:rPr>
          <w:noProof/>
        </w:rPr>
        <w:fldChar w:fldCharType="end"/>
      </w:r>
    </w:p>
    <w:p w14:paraId="5A912F4C" w14:textId="1F2B17A8" w:rsidR="00EB273E" w:rsidRDefault="00EB273E">
      <w:pPr>
        <w:pStyle w:val="TDC2"/>
        <w:tabs>
          <w:tab w:val="left" w:pos="660"/>
        </w:tabs>
        <w:rPr>
          <w:rFonts w:asciiTheme="minorHAnsi" w:eastAsiaTheme="minorEastAsia" w:hAnsiTheme="minorHAnsi" w:cstheme="minorBidi"/>
          <w:noProof/>
          <w:lang w:val="es-CL" w:eastAsia="es-CL"/>
        </w:rPr>
      </w:pPr>
      <w:r>
        <w:rPr>
          <w:noProof/>
        </w:rPr>
        <w:t>3.16</w:t>
      </w:r>
      <w:r>
        <w:rPr>
          <w:rFonts w:asciiTheme="minorHAnsi" w:eastAsiaTheme="minorEastAsia" w:hAnsiTheme="minorHAnsi" w:cstheme="minorBidi"/>
          <w:noProof/>
          <w:lang w:val="es-CL" w:eastAsia="es-CL"/>
        </w:rPr>
        <w:tab/>
      </w:r>
      <w:r>
        <w:rPr>
          <w:noProof/>
        </w:rPr>
        <w:t>Requerimientos de Definición de datos y Base de datos</w:t>
      </w:r>
      <w:r>
        <w:rPr>
          <w:noProof/>
        </w:rPr>
        <w:tab/>
      </w:r>
      <w:r>
        <w:rPr>
          <w:noProof/>
        </w:rPr>
        <w:fldChar w:fldCharType="begin"/>
      </w:r>
      <w:r>
        <w:rPr>
          <w:noProof/>
        </w:rPr>
        <w:instrText xml:space="preserve"> PAGEREF _Toc129089504 \h </w:instrText>
      </w:r>
      <w:r>
        <w:rPr>
          <w:noProof/>
        </w:rPr>
      </w:r>
      <w:r>
        <w:rPr>
          <w:noProof/>
        </w:rPr>
        <w:fldChar w:fldCharType="separate"/>
      </w:r>
      <w:r>
        <w:rPr>
          <w:noProof/>
        </w:rPr>
        <w:t>9</w:t>
      </w:r>
      <w:r>
        <w:rPr>
          <w:noProof/>
        </w:rPr>
        <w:fldChar w:fldCharType="end"/>
      </w:r>
    </w:p>
    <w:p w14:paraId="0ED05A0B" w14:textId="5C632020" w:rsidR="00EB273E" w:rsidRDefault="00EB273E">
      <w:pPr>
        <w:pStyle w:val="TDC3"/>
        <w:tabs>
          <w:tab w:val="left" w:pos="1100"/>
        </w:tabs>
        <w:rPr>
          <w:rFonts w:asciiTheme="minorHAnsi" w:eastAsiaTheme="minorEastAsia" w:hAnsiTheme="minorHAnsi" w:cstheme="minorBidi"/>
          <w:noProof/>
          <w:lang w:val="es-CL" w:eastAsia="es-CL"/>
        </w:rPr>
      </w:pPr>
      <w:r>
        <w:rPr>
          <w:noProof/>
        </w:rPr>
        <w:t>3.16.1</w:t>
      </w:r>
      <w:r>
        <w:rPr>
          <w:rFonts w:asciiTheme="minorHAnsi" w:eastAsiaTheme="minorEastAsia" w:hAnsiTheme="minorHAnsi" w:cstheme="minorBidi"/>
          <w:noProof/>
          <w:lang w:val="es-CL" w:eastAsia="es-CL"/>
        </w:rPr>
        <w:tab/>
      </w:r>
      <w:r>
        <w:rPr>
          <w:noProof/>
        </w:rPr>
        <w:t>REQ-SW-BDT-SIM-01:</w:t>
      </w:r>
      <w:r>
        <w:rPr>
          <w:noProof/>
        </w:rPr>
        <w:tab/>
      </w:r>
      <w:r>
        <w:rPr>
          <w:noProof/>
        </w:rPr>
        <w:fldChar w:fldCharType="begin"/>
      </w:r>
      <w:r>
        <w:rPr>
          <w:noProof/>
        </w:rPr>
        <w:instrText xml:space="preserve"> PAGEREF _Toc129089505 \h </w:instrText>
      </w:r>
      <w:r>
        <w:rPr>
          <w:noProof/>
        </w:rPr>
      </w:r>
      <w:r>
        <w:rPr>
          <w:noProof/>
        </w:rPr>
        <w:fldChar w:fldCharType="separate"/>
      </w:r>
      <w:r>
        <w:rPr>
          <w:noProof/>
        </w:rPr>
        <w:t>9</w:t>
      </w:r>
      <w:r>
        <w:rPr>
          <w:noProof/>
        </w:rPr>
        <w:fldChar w:fldCharType="end"/>
      </w:r>
    </w:p>
    <w:p w14:paraId="6A1B0CE5" w14:textId="1AE01781" w:rsidR="00EB273E" w:rsidRDefault="00EB273E">
      <w:pPr>
        <w:pStyle w:val="TDC2"/>
        <w:tabs>
          <w:tab w:val="left" w:pos="660"/>
        </w:tabs>
        <w:rPr>
          <w:rFonts w:asciiTheme="minorHAnsi" w:eastAsiaTheme="minorEastAsia" w:hAnsiTheme="minorHAnsi" w:cstheme="minorBidi"/>
          <w:noProof/>
          <w:lang w:val="es-CL" w:eastAsia="es-CL"/>
        </w:rPr>
      </w:pPr>
      <w:r>
        <w:rPr>
          <w:noProof/>
        </w:rPr>
        <w:t>3.17</w:t>
      </w:r>
      <w:r>
        <w:rPr>
          <w:rFonts w:asciiTheme="minorHAnsi" w:eastAsiaTheme="minorEastAsia" w:hAnsiTheme="minorHAnsi" w:cstheme="minorBidi"/>
          <w:noProof/>
          <w:lang w:val="es-CL" w:eastAsia="es-CL"/>
        </w:rPr>
        <w:tab/>
      </w:r>
      <w:r>
        <w:rPr>
          <w:noProof/>
        </w:rPr>
        <w:t>Requerimientos de Adaptación e Instalación</w:t>
      </w:r>
      <w:r>
        <w:rPr>
          <w:noProof/>
        </w:rPr>
        <w:tab/>
      </w:r>
      <w:r>
        <w:rPr>
          <w:noProof/>
        </w:rPr>
        <w:fldChar w:fldCharType="begin"/>
      </w:r>
      <w:r>
        <w:rPr>
          <w:noProof/>
        </w:rPr>
        <w:instrText xml:space="preserve"> PAGEREF _Toc129089506 \h </w:instrText>
      </w:r>
      <w:r>
        <w:rPr>
          <w:noProof/>
        </w:rPr>
      </w:r>
      <w:r>
        <w:rPr>
          <w:noProof/>
        </w:rPr>
        <w:fldChar w:fldCharType="separate"/>
      </w:r>
      <w:r>
        <w:rPr>
          <w:noProof/>
        </w:rPr>
        <w:t>9</w:t>
      </w:r>
      <w:r>
        <w:rPr>
          <w:noProof/>
        </w:rPr>
        <w:fldChar w:fldCharType="end"/>
      </w:r>
    </w:p>
    <w:p w14:paraId="2ACA902C" w14:textId="647A9C14" w:rsidR="00EB273E" w:rsidRDefault="00EB273E">
      <w:pPr>
        <w:pStyle w:val="TDC3"/>
        <w:tabs>
          <w:tab w:val="left" w:pos="1100"/>
        </w:tabs>
        <w:rPr>
          <w:rFonts w:asciiTheme="minorHAnsi" w:eastAsiaTheme="minorEastAsia" w:hAnsiTheme="minorHAnsi" w:cstheme="minorBidi"/>
          <w:noProof/>
          <w:lang w:val="es-CL" w:eastAsia="es-CL"/>
        </w:rPr>
      </w:pPr>
      <w:r>
        <w:rPr>
          <w:noProof/>
        </w:rPr>
        <w:t>3.17.1</w:t>
      </w:r>
      <w:r>
        <w:rPr>
          <w:rFonts w:asciiTheme="minorHAnsi" w:eastAsiaTheme="minorEastAsia" w:hAnsiTheme="minorHAnsi" w:cstheme="minorBidi"/>
          <w:noProof/>
          <w:lang w:val="es-CL" w:eastAsia="es-CL"/>
        </w:rPr>
        <w:tab/>
      </w:r>
      <w:r>
        <w:rPr>
          <w:noProof/>
        </w:rPr>
        <w:t>REQ-SW-INS-SIM-01:</w:t>
      </w:r>
      <w:r>
        <w:rPr>
          <w:noProof/>
        </w:rPr>
        <w:tab/>
      </w:r>
      <w:r>
        <w:rPr>
          <w:noProof/>
        </w:rPr>
        <w:fldChar w:fldCharType="begin"/>
      </w:r>
      <w:r>
        <w:rPr>
          <w:noProof/>
        </w:rPr>
        <w:instrText xml:space="preserve"> PAGEREF _Toc129089507 \h </w:instrText>
      </w:r>
      <w:r>
        <w:rPr>
          <w:noProof/>
        </w:rPr>
      </w:r>
      <w:r>
        <w:rPr>
          <w:noProof/>
        </w:rPr>
        <w:fldChar w:fldCharType="separate"/>
      </w:r>
      <w:r>
        <w:rPr>
          <w:noProof/>
        </w:rPr>
        <w:t>9</w:t>
      </w:r>
      <w:r>
        <w:rPr>
          <w:noProof/>
        </w:rPr>
        <w:fldChar w:fldCharType="end"/>
      </w:r>
    </w:p>
    <w:p w14:paraId="3809BFCD" w14:textId="597D1545" w:rsidR="00EB273E" w:rsidRDefault="00EB273E">
      <w:pPr>
        <w:pStyle w:val="TDC1"/>
        <w:tabs>
          <w:tab w:val="left" w:pos="440"/>
        </w:tabs>
        <w:rPr>
          <w:rFonts w:asciiTheme="minorHAnsi" w:eastAsiaTheme="minorEastAsia" w:hAnsiTheme="minorHAnsi" w:cstheme="minorBidi"/>
          <w:caps w:val="0"/>
          <w:noProof/>
          <w:lang w:val="es-CL" w:eastAsia="es-CL"/>
        </w:rPr>
      </w:pPr>
      <w:r>
        <w:rPr>
          <w:noProof/>
        </w:rPr>
        <w:t>4.</w:t>
      </w:r>
      <w:r>
        <w:rPr>
          <w:rFonts w:asciiTheme="minorHAnsi" w:eastAsiaTheme="minorEastAsia" w:hAnsiTheme="minorHAnsi" w:cstheme="minorBidi"/>
          <w:caps w:val="0"/>
          <w:noProof/>
          <w:lang w:val="es-CL" w:eastAsia="es-CL"/>
        </w:rPr>
        <w:tab/>
      </w:r>
      <w:r>
        <w:rPr>
          <w:noProof/>
        </w:rPr>
        <w:t>matriz de trazabilidad</w:t>
      </w:r>
      <w:r>
        <w:rPr>
          <w:noProof/>
        </w:rPr>
        <w:tab/>
      </w:r>
      <w:r>
        <w:rPr>
          <w:noProof/>
        </w:rPr>
        <w:fldChar w:fldCharType="begin"/>
      </w:r>
      <w:r>
        <w:rPr>
          <w:noProof/>
        </w:rPr>
        <w:instrText xml:space="preserve"> PAGEREF _Toc129089508 \h </w:instrText>
      </w:r>
      <w:r>
        <w:rPr>
          <w:noProof/>
        </w:rPr>
      </w:r>
      <w:r>
        <w:rPr>
          <w:noProof/>
        </w:rPr>
        <w:fldChar w:fldCharType="separate"/>
      </w:r>
      <w:r>
        <w:rPr>
          <w:noProof/>
        </w:rPr>
        <w:t>10</w:t>
      </w:r>
      <w:r>
        <w:rPr>
          <w:noProof/>
        </w:rPr>
        <w:fldChar w:fldCharType="end"/>
      </w:r>
    </w:p>
    <w:p w14:paraId="690FF0D0" w14:textId="4C616AEF" w:rsidR="00EB273E" w:rsidRDefault="00EB273E">
      <w:pPr>
        <w:pStyle w:val="TDC1"/>
        <w:tabs>
          <w:tab w:val="left" w:pos="440"/>
        </w:tabs>
        <w:rPr>
          <w:rFonts w:asciiTheme="minorHAnsi" w:eastAsiaTheme="minorEastAsia" w:hAnsiTheme="minorHAnsi" w:cstheme="minorBidi"/>
          <w:caps w:val="0"/>
          <w:noProof/>
          <w:lang w:val="es-CL" w:eastAsia="es-CL"/>
        </w:rPr>
      </w:pPr>
      <w:r>
        <w:rPr>
          <w:noProof/>
        </w:rPr>
        <w:t>A.</w:t>
      </w:r>
      <w:r>
        <w:rPr>
          <w:rFonts w:asciiTheme="minorHAnsi" w:eastAsiaTheme="minorEastAsia" w:hAnsiTheme="minorHAnsi" w:cstheme="minorBidi"/>
          <w:caps w:val="0"/>
          <w:noProof/>
          <w:lang w:val="es-CL" w:eastAsia="es-CL"/>
        </w:rPr>
        <w:tab/>
      </w:r>
      <w:r>
        <w:rPr>
          <w:noProof/>
        </w:rPr>
        <w:t>ANEXO: TBD</w:t>
      </w:r>
      <w:r>
        <w:rPr>
          <w:noProof/>
        </w:rPr>
        <w:tab/>
      </w:r>
      <w:r>
        <w:rPr>
          <w:noProof/>
        </w:rPr>
        <w:fldChar w:fldCharType="begin"/>
      </w:r>
      <w:r>
        <w:rPr>
          <w:noProof/>
        </w:rPr>
        <w:instrText xml:space="preserve"> PAGEREF _Toc129089509 \h </w:instrText>
      </w:r>
      <w:r>
        <w:rPr>
          <w:noProof/>
        </w:rPr>
      </w:r>
      <w:r>
        <w:rPr>
          <w:noProof/>
        </w:rPr>
        <w:fldChar w:fldCharType="separate"/>
      </w:r>
      <w:r>
        <w:rPr>
          <w:noProof/>
        </w:rPr>
        <w:t>14</w:t>
      </w:r>
      <w:r>
        <w:rPr>
          <w:noProof/>
        </w:rPr>
        <w:fldChar w:fldCharType="end"/>
      </w:r>
    </w:p>
    <w:p w14:paraId="6F05EC41" w14:textId="2396577F" w:rsidR="00225041" w:rsidRDefault="00225041" w:rsidP="00144FEB">
      <w:pPr>
        <w:pStyle w:val="TDC1"/>
      </w:pPr>
      <w:r>
        <w:fldChar w:fldCharType="end"/>
      </w:r>
    </w:p>
    <w:p w14:paraId="51457937" w14:textId="77777777" w:rsidR="00225041" w:rsidRDefault="00225041">
      <w:pPr>
        <w:pStyle w:val="TDC1"/>
        <w:jc w:val="center"/>
      </w:pPr>
      <w:r>
        <w:t>LISTADO DE TABLAS</w:t>
      </w:r>
    </w:p>
    <w:p w14:paraId="714819B4" w14:textId="77777777" w:rsidR="00225041" w:rsidRDefault="00225041">
      <w:pPr>
        <w:pStyle w:val="Tabladeilustraciones"/>
      </w:pPr>
    </w:p>
    <w:p w14:paraId="5244F879" w14:textId="5FB00866" w:rsidR="00EB273E" w:rsidRDefault="001C6D09">
      <w:pPr>
        <w:pStyle w:val="Tabladeilustraciones"/>
        <w:rPr>
          <w:rFonts w:asciiTheme="minorHAnsi" w:eastAsiaTheme="minorEastAsia" w:hAnsiTheme="minorHAnsi" w:cstheme="minorBidi"/>
          <w:noProof/>
          <w:lang w:val="es-CL" w:eastAsia="es-CL"/>
        </w:rPr>
      </w:pPr>
      <w:r>
        <w:fldChar w:fldCharType="begin"/>
      </w:r>
      <w:r>
        <w:instrText xml:space="preserve"> TOC \c "Tabla" </w:instrText>
      </w:r>
      <w:r>
        <w:fldChar w:fldCharType="separate"/>
      </w:r>
      <w:r w:rsidR="00EB273E" w:rsidRPr="008F55B8">
        <w:rPr>
          <w:noProof/>
          <w:lang w:val="es-CL"/>
        </w:rPr>
        <w:t>Tabla 1</w:t>
      </w:r>
      <w:r w:rsidR="00EB273E" w:rsidRPr="008F55B8">
        <w:rPr>
          <w:noProof/>
          <w:lang w:val="es-CL"/>
        </w:rPr>
        <w:noBreakHyphen/>
        <w:t>1: Documentación requerida de acuerdo a hito del proyecto</w:t>
      </w:r>
      <w:r w:rsidR="00EB273E">
        <w:rPr>
          <w:noProof/>
        </w:rPr>
        <w:tab/>
      </w:r>
      <w:r w:rsidR="00EB273E">
        <w:rPr>
          <w:noProof/>
        </w:rPr>
        <w:fldChar w:fldCharType="begin"/>
      </w:r>
      <w:r w:rsidR="00EB273E">
        <w:rPr>
          <w:noProof/>
        </w:rPr>
        <w:instrText xml:space="preserve"> PAGEREF _Toc129089510 \h </w:instrText>
      </w:r>
      <w:r w:rsidR="00EB273E">
        <w:rPr>
          <w:noProof/>
        </w:rPr>
      </w:r>
      <w:r w:rsidR="00EB273E">
        <w:rPr>
          <w:noProof/>
        </w:rPr>
        <w:fldChar w:fldCharType="separate"/>
      </w:r>
      <w:r w:rsidR="00EB273E">
        <w:rPr>
          <w:noProof/>
        </w:rPr>
        <w:t>7</w:t>
      </w:r>
      <w:r w:rsidR="00EB273E">
        <w:rPr>
          <w:noProof/>
        </w:rPr>
        <w:fldChar w:fldCharType="end"/>
      </w:r>
    </w:p>
    <w:p w14:paraId="76FB2E64" w14:textId="3AFD18E4" w:rsidR="00DA16E2" w:rsidRDefault="001C6D09" w:rsidP="00144FEB">
      <w:pPr>
        <w:pStyle w:val="Tabladeilustraciones"/>
      </w:pPr>
      <w:r>
        <w:fldChar w:fldCharType="end"/>
      </w:r>
    </w:p>
    <w:p w14:paraId="1D2FAB44" w14:textId="77777777" w:rsidR="00DA16E2" w:rsidRDefault="00DA16E2" w:rsidP="00DA16E2">
      <w:pPr>
        <w:pStyle w:val="TDC1"/>
        <w:jc w:val="center"/>
      </w:pPr>
      <w:r>
        <w:t>LISTADO DE FIGURAS</w:t>
      </w:r>
    </w:p>
    <w:p w14:paraId="48CA09C6" w14:textId="77777777" w:rsidR="00DA16E2" w:rsidRDefault="00DA16E2" w:rsidP="00DA16E2">
      <w:pPr>
        <w:pStyle w:val="Tabladeilustraciones"/>
      </w:pPr>
    </w:p>
    <w:p w14:paraId="0F55CFC2" w14:textId="79F9876F" w:rsidR="00EB273E" w:rsidRDefault="00DA16E2">
      <w:pPr>
        <w:pStyle w:val="Tabladeilustraciones"/>
        <w:rPr>
          <w:rFonts w:asciiTheme="minorHAnsi" w:eastAsiaTheme="minorEastAsia" w:hAnsiTheme="minorHAnsi" w:cstheme="minorBidi"/>
          <w:noProof/>
          <w:lang w:val="es-CL" w:eastAsia="es-CL"/>
        </w:rPr>
      </w:pPr>
      <w:r>
        <w:fldChar w:fldCharType="begin"/>
      </w:r>
      <w:r>
        <w:instrText xml:space="preserve"> TOC \c "Figura" </w:instrText>
      </w:r>
      <w:r>
        <w:fldChar w:fldCharType="separate"/>
      </w:r>
      <w:r w:rsidR="00EB273E" w:rsidRPr="00604CE6">
        <w:rPr>
          <w:noProof/>
          <w:lang w:val="es-CL"/>
        </w:rPr>
        <w:t>Figura 1</w:t>
      </w:r>
      <w:r w:rsidR="00EB273E" w:rsidRPr="00604CE6">
        <w:rPr>
          <w:noProof/>
          <w:lang w:val="es-CL"/>
        </w:rPr>
        <w:noBreakHyphen/>
        <w:t>1:Documentación asociada a Software.</w:t>
      </w:r>
      <w:r w:rsidR="00EB273E">
        <w:rPr>
          <w:noProof/>
        </w:rPr>
        <w:tab/>
      </w:r>
      <w:r w:rsidR="00EB273E">
        <w:rPr>
          <w:noProof/>
        </w:rPr>
        <w:fldChar w:fldCharType="begin"/>
      </w:r>
      <w:r w:rsidR="00EB273E">
        <w:rPr>
          <w:noProof/>
        </w:rPr>
        <w:instrText xml:space="preserve"> PAGEREF _Toc129089511 \h </w:instrText>
      </w:r>
      <w:r w:rsidR="00EB273E">
        <w:rPr>
          <w:noProof/>
        </w:rPr>
      </w:r>
      <w:r w:rsidR="00EB273E">
        <w:rPr>
          <w:noProof/>
        </w:rPr>
        <w:fldChar w:fldCharType="separate"/>
      </w:r>
      <w:r w:rsidR="00EB273E">
        <w:rPr>
          <w:noProof/>
        </w:rPr>
        <w:t>6</w:t>
      </w:r>
      <w:r w:rsidR="00EB273E">
        <w:rPr>
          <w:noProof/>
        </w:rPr>
        <w:fldChar w:fldCharType="end"/>
      </w:r>
    </w:p>
    <w:p w14:paraId="6A0FF700" w14:textId="44A63F9E" w:rsidR="00EB273E" w:rsidRDefault="00EB273E">
      <w:pPr>
        <w:pStyle w:val="Tabladeilustraciones"/>
        <w:rPr>
          <w:rFonts w:asciiTheme="minorHAnsi" w:eastAsiaTheme="minorEastAsia" w:hAnsiTheme="minorHAnsi" w:cstheme="minorBidi"/>
          <w:noProof/>
          <w:lang w:val="es-CL" w:eastAsia="es-CL"/>
        </w:rPr>
      </w:pPr>
      <w:r w:rsidRPr="00604CE6">
        <w:rPr>
          <w:noProof/>
          <w:lang w:val="es-ES"/>
        </w:rPr>
        <w:t>Figura 2</w:t>
      </w:r>
      <w:r w:rsidRPr="00604CE6">
        <w:rPr>
          <w:noProof/>
          <w:lang w:val="es-ES"/>
        </w:rPr>
        <w:noBreakHyphen/>
        <w:t>1</w:t>
      </w:r>
      <w:r w:rsidRPr="00604CE6">
        <w:rPr>
          <w:noProof/>
        </w:rPr>
        <w:t>: Sistema de Instrucción Pillan II</w:t>
      </w:r>
      <w:r>
        <w:rPr>
          <w:noProof/>
        </w:rPr>
        <w:tab/>
      </w:r>
      <w:r>
        <w:rPr>
          <w:noProof/>
        </w:rPr>
        <w:fldChar w:fldCharType="begin"/>
      </w:r>
      <w:r>
        <w:rPr>
          <w:noProof/>
        </w:rPr>
        <w:instrText xml:space="preserve"> PAGEREF _Toc129089512 \h </w:instrText>
      </w:r>
      <w:r>
        <w:rPr>
          <w:noProof/>
        </w:rPr>
      </w:r>
      <w:r>
        <w:rPr>
          <w:noProof/>
        </w:rPr>
        <w:fldChar w:fldCharType="separate"/>
      </w:r>
      <w:r>
        <w:rPr>
          <w:noProof/>
        </w:rPr>
        <w:t>2</w:t>
      </w:r>
      <w:r>
        <w:rPr>
          <w:noProof/>
        </w:rPr>
        <w:fldChar w:fldCharType="end"/>
      </w:r>
    </w:p>
    <w:p w14:paraId="0183BDAE" w14:textId="760D7E9F" w:rsidR="00EB273E" w:rsidRDefault="00EB273E">
      <w:pPr>
        <w:pStyle w:val="Tabladeilustraciones"/>
        <w:rPr>
          <w:rFonts w:asciiTheme="minorHAnsi" w:eastAsiaTheme="minorEastAsia" w:hAnsiTheme="minorHAnsi" w:cstheme="minorBidi"/>
          <w:noProof/>
          <w:lang w:val="es-CL" w:eastAsia="es-CL"/>
        </w:rPr>
      </w:pPr>
      <w:r w:rsidRPr="00604CE6">
        <w:rPr>
          <w:noProof/>
          <w:lang w:val="es-ES"/>
        </w:rPr>
        <w:t>Figura 2</w:t>
      </w:r>
      <w:r w:rsidRPr="00604CE6">
        <w:rPr>
          <w:noProof/>
          <w:lang w:val="es-ES"/>
        </w:rPr>
        <w:noBreakHyphen/>
        <w:t>2</w:t>
      </w:r>
      <w:r w:rsidRPr="00604CE6">
        <w:rPr>
          <w:noProof/>
        </w:rPr>
        <w:t>: Subsistemas relacionados con el SIM</w:t>
      </w:r>
      <w:r>
        <w:rPr>
          <w:noProof/>
        </w:rPr>
        <w:tab/>
      </w:r>
      <w:r>
        <w:rPr>
          <w:noProof/>
        </w:rPr>
        <w:fldChar w:fldCharType="begin"/>
      </w:r>
      <w:r>
        <w:rPr>
          <w:noProof/>
        </w:rPr>
        <w:instrText xml:space="preserve"> PAGEREF _Toc129089513 \h </w:instrText>
      </w:r>
      <w:r>
        <w:rPr>
          <w:noProof/>
        </w:rPr>
      </w:r>
      <w:r>
        <w:rPr>
          <w:noProof/>
        </w:rPr>
        <w:fldChar w:fldCharType="separate"/>
      </w:r>
      <w:r>
        <w:rPr>
          <w:noProof/>
        </w:rPr>
        <w:t>4</w:t>
      </w:r>
      <w:r>
        <w:rPr>
          <w:noProof/>
        </w:rPr>
        <w:fldChar w:fldCharType="end"/>
      </w:r>
    </w:p>
    <w:p w14:paraId="3610674C" w14:textId="5407D000" w:rsidR="00EB273E" w:rsidRDefault="00EB273E">
      <w:pPr>
        <w:pStyle w:val="Tabladeilustraciones"/>
        <w:rPr>
          <w:rFonts w:asciiTheme="minorHAnsi" w:eastAsiaTheme="minorEastAsia" w:hAnsiTheme="minorHAnsi" w:cstheme="minorBidi"/>
          <w:noProof/>
          <w:lang w:val="es-CL" w:eastAsia="es-CL"/>
        </w:rPr>
      </w:pPr>
      <w:r>
        <w:rPr>
          <w:noProof/>
        </w:rPr>
        <w:t xml:space="preserve">Figura </w:t>
      </w:r>
      <w:r>
        <w:rPr>
          <w:noProof/>
          <w:cs/>
        </w:rPr>
        <w:t>‎</w:t>
      </w:r>
      <w:r>
        <w:rPr>
          <w:noProof/>
        </w:rPr>
        <w:t>A</w:t>
      </w:r>
      <w:r>
        <w:rPr>
          <w:noProof/>
        </w:rPr>
        <w:noBreakHyphen/>
        <w:t>1: TBD.</w:t>
      </w:r>
      <w:r>
        <w:rPr>
          <w:noProof/>
        </w:rPr>
        <w:tab/>
      </w:r>
      <w:r>
        <w:rPr>
          <w:noProof/>
        </w:rPr>
        <w:fldChar w:fldCharType="begin"/>
      </w:r>
      <w:r>
        <w:rPr>
          <w:noProof/>
        </w:rPr>
        <w:instrText xml:space="preserve"> PAGEREF _Toc129089514 \h </w:instrText>
      </w:r>
      <w:r>
        <w:rPr>
          <w:noProof/>
        </w:rPr>
      </w:r>
      <w:r>
        <w:rPr>
          <w:noProof/>
        </w:rPr>
        <w:fldChar w:fldCharType="separate"/>
      </w:r>
      <w:r>
        <w:rPr>
          <w:noProof/>
        </w:rPr>
        <w:t>14</w:t>
      </w:r>
      <w:r>
        <w:rPr>
          <w:noProof/>
        </w:rPr>
        <w:fldChar w:fldCharType="end"/>
      </w:r>
    </w:p>
    <w:p w14:paraId="126668A6" w14:textId="2E579319" w:rsidR="006149DC" w:rsidRDefault="00DA16E2" w:rsidP="006149DC">
      <w:pPr>
        <w:pStyle w:val="Ttulo1"/>
        <w:numPr>
          <w:ilvl w:val="0"/>
          <w:numId w:val="0"/>
        </w:numPr>
      </w:pPr>
      <w:r>
        <w:fldChar w:fldCharType="end"/>
      </w:r>
      <w:bookmarkStart w:id="0" w:name="_Toc404573437"/>
      <w:bookmarkStart w:id="1" w:name="_Toc405017844"/>
      <w:bookmarkStart w:id="2" w:name="_Toc405117360"/>
      <w:bookmarkStart w:id="3" w:name="_Toc405180283"/>
      <w:bookmarkStart w:id="4" w:name="_Toc405181584"/>
      <w:bookmarkStart w:id="5" w:name="_Toc406834589"/>
      <w:bookmarkStart w:id="6" w:name="_Toc414962531"/>
      <w:bookmarkStart w:id="7" w:name="_Toc414963800"/>
      <w:bookmarkStart w:id="8" w:name="_Toc414963879"/>
      <w:bookmarkStart w:id="9" w:name="_Toc414965431"/>
      <w:bookmarkStart w:id="10" w:name="_Toc414966177"/>
      <w:bookmarkStart w:id="11" w:name="_Toc414966326"/>
      <w:bookmarkStart w:id="12" w:name="_Toc414966390"/>
      <w:bookmarkStart w:id="13" w:name="_Toc414966625"/>
      <w:bookmarkStart w:id="14" w:name="_Toc440707371"/>
      <w:bookmarkStart w:id="15" w:name="_Toc440707502"/>
      <w:bookmarkStart w:id="16" w:name="_Toc440709153"/>
      <w:bookmarkStart w:id="17" w:name="_Toc440790859"/>
      <w:bookmarkStart w:id="18" w:name="_Toc440791732"/>
      <w:bookmarkStart w:id="19" w:name="_Toc440793269"/>
    </w:p>
    <w:p w14:paraId="333CDD86" w14:textId="77777777" w:rsidR="006149DC" w:rsidRDefault="006149DC">
      <w:pPr>
        <w:rPr>
          <w:b/>
          <w:bCs/>
          <w:caps/>
          <w:kern w:val="28"/>
        </w:rPr>
      </w:pPr>
      <w:r>
        <w:br w:type="page"/>
      </w:r>
    </w:p>
    <w:p w14:paraId="689271B9" w14:textId="7DC96BE3" w:rsidR="00225041" w:rsidRDefault="00225041" w:rsidP="00625543">
      <w:pPr>
        <w:pStyle w:val="Ttulo1"/>
      </w:pPr>
      <w:bookmarkStart w:id="20" w:name="_Toc129089447"/>
      <w:r>
        <w:lastRenderedPageBreak/>
        <w:t>gENERALIDADES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p w14:paraId="5521AE6E" w14:textId="77777777" w:rsidR="00225041" w:rsidRDefault="00490B7B">
      <w:pPr>
        <w:pStyle w:val="Ttulo2"/>
        <w:ind w:left="720" w:hanging="720"/>
      </w:pPr>
      <w:bookmarkStart w:id="21" w:name="_Toc129089448"/>
      <w:r>
        <w:t>Introducción</w:t>
      </w:r>
      <w:bookmarkEnd w:id="21"/>
    </w:p>
    <w:p w14:paraId="082DA534" w14:textId="77777777" w:rsidR="00225041" w:rsidRDefault="00225041"/>
    <w:p w14:paraId="5177C281" w14:textId="77777777" w:rsidR="00722461" w:rsidRDefault="003C08FB" w:rsidP="00722461">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Este documento contiene la especificación del requerimiento de software para</w:t>
      </w:r>
      <w:r w:rsidR="00C06013">
        <w:rPr>
          <w:spacing w:val="-3"/>
        </w:rPr>
        <w:t xml:space="preserve"> el desarrollo de la aplicación SIMULADOR, la cual es parte del Simulador de Vuelo</w:t>
      </w:r>
      <w:r w:rsidR="00722461">
        <w:rPr>
          <w:spacing w:val="-3"/>
        </w:rPr>
        <w:t xml:space="preserve"> y forma parte del sistema integrado de instrucción Pillan II.</w:t>
      </w:r>
    </w:p>
    <w:p w14:paraId="37FEE2C4" w14:textId="77777777" w:rsidR="00225041" w:rsidRDefault="00225041">
      <w:pPr>
        <w:tabs>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484E5357" w14:textId="77777777" w:rsidR="00225041" w:rsidRDefault="00E83A33">
      <w:pPr>
        <w:pStyle w:val="Ttulo2"/>
        <w:ind w:left="720" w:hanging="720"/>
      </w:pPr>
      <w:bookmarkStart w:id="22" w:name="_Toc129089449"/>
      <w:r>
        <w:t>Alcance</w:t>
      </w:r>
      <w:bookmarkEnd w:id="22"/>
    </w:p>
    <w:p w14:paraId="7FE01E26" w14:textId="77777777" w:rsidR="00225041" w:rsidRDefault="00225041" w:rsidP="00366147">
      <w:pPr>
        <w:jc w:val="both"/>
        <w:rPr>
          <w:sz w:val="20"/>
        </w:rPr>
      </w:pPr>
    </w:p>
    <w:p w14:paraId="53F18713" w14:textId="6846A93F" w:rsidR="00225041" w:rsidRDefault="00225041" w:rsidP="003C08FB">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 xml:space="preserve">Este </w:t>
      </w:r>
      <w:r w:rsidR="00722B35">
        <w:rPr>
          <w:spacing w:val="-3"/>
        </w:rPr>
        <w:t>d</w:t>
      </w:r>
      <w:r>
        <w:rPr>
          <w:spacing w:val="-3"/>
        </w:rPr>
        <w:t xml:space="preserve">ocumento es aplicable a </w:t>
      </w:r>
      <w:r w:rsidR="003C08FB">
        <w:rPr>
          <w:spacing w:val="-3"/>
        </w:rPr>
        <w:t xml:space="preserve">la fase </w:t>
      </w:r>
      <w:r w:rsidR="00556BD7">
        <w:rPr>
          <w:spacing w:val="-3"/>
        </w:rPr>
        <w:t>requerimientos</w:t>
      </w:r>
      <w:r w:rsidR="003C08FB">
        <w:rPr>
          <w:spacing w:val="-3"/>
        </w:rPr>
        <w:t xml:space="preserve"> de software</w:t>
      </w:r>
      <w:r w:rsidR="009A049F">
        <w:rPr>
          <w:spacing w:val="-3"/>
        </w:rPr>
        <w:t xml:space="preserve">, siguiendo la guía de especificación de requerimientos de software </w:t>
      </w:r>
      <w:r w:rsidR="00E25F4C">
        <w:rPr>
          <w:spacing w:val="-3"/>
        </w:rPr>
        <w:t>ECSS-E-ST-40C</w:t>
      </w:r>
      <w:r w:rsidR="009A049F">
        <w:rPr>
          <w:spacing w:val="-3"/>
        </w:rPr>
        <w:t xml:space="preserve"> (</w:t>
      </w:r>
      <w:r w:rsidR="00556BD7">
        <w:rPr>
          <w:spacing w:val="-3"/>
        </w:rPr>
        <w:t>Ref</w:t>
      </w:r>
      <w:r w:rsidR="009A049F">
        <w:rPr>
          <w:spacing w:val="-3"/>
        </w:rPr>
        <w:t xml:space="preserve"> [1])</w:t>
      </w:r>
      <w:r w:rsidR="00D81FEE">
        <w:rPr>
          <w:spacing w:val="-3"/>
        </w:rPr>
        <w:t xml:space="preserve"> y la guía de para la escritura de requerimientos de INCOSE (</w:t>
      </w:r>
      <w:r w:rsidR="00556BD7">
        <w:rPr>
          <w:spacing w:val="-3"/>
        </w:rPr>
        <w:t>Ref</w:t>
      </w:r>
      <w:r w:rsidR="00D81FEE">
        <w:rPr>
          <w:spacing w:val="-3"/>
        </w:rPr>
        <w:t xml:space="preserve"> [3])</w:t>
      </w:r>
      <w:r w:rsidR="009A049F">
        <w:rPr>
          <w:spacing w:val="-3"/>
        </w:rPr>
        <w:t>.</w:t>
      </w:r>
    </w:p>
    <w:p w14:paraId="73D7B3B3" w14:textId="77777777" w:rsidR="00225041" w:rsidRDefault="00225041">
      <w:pPr>
        <w:tabs>
          <w:tab w:val="left" w:pos="135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3515C507" w14:textId="77777777" w:rsidR="00225041" w:rsidRDefault="00490B7B">
      <w:pPr>
        <w:pStyle w:val="Ttulo2"/>
        <w:ind w:left="720" w:hanging="720"/>
      </w:pPr>
      <w:bookmarkStart w:id="23" w:name="_Toc129089450"/>
      <w:r>
        <w:t>Documentación Complementaria</w:t>
      </w:r>
      <w:bookmarkEnd w:id="23"/>
    </w:p>
    <w:p w14:paraId="1F345FB5" w14:textId="77777777" w:rsidR="00225041" w:rsidRDefault="00225041"/>
    <w:p w14:paraId="37486524" w14:textId="6543444C" w:rsidR="00E83A33" w:rsidRPr="00AF6E42" w:rsidRDefault="00E83A33" w:rsidP="00625543">
      <w:pPr>
        <w:ind w:left="3969" w:hanging="3969"/>
        <w:jc w:val="both"/>
        <w:rPr>
          <w:lang w:val="en-US"/>
        </w:rPr>
      </w:pPr>
      <w:r w:rsidRPr="00B80CE9">
        <w:rPr>
          <w:lang w:val="en-US"/>
        </w:rPr>
        <w:t xml:space="preserve">Referencia </w:t>
      </w:r>
      <w:r w:rsidRPr="00AF6E42">
        <w:rPr>
          <w:lang w:val="en-US"/>
        </w:rPr>
        <w:t xml:space="preserve">[1]: </w:t>
      </w:r>
      <w:r w:rsidR="00E25F4C">
        <w:rPr>
          <w:lang w:val="en-US"/>
        </w:rPr>
        <w:t>ECSS-E-S</w:t>
      </w:r>
      <w:r w:rsidR="00D81FEE">
        <w:rPr>
          <w:lang w:val="en-US"/>
        </w:rPr>
        <w:t>T</w:t>
      </w:r>
      <w:r w:rsidR="00E25F4C">
        <w:rPr>
          <w:lang w:val="en-US"/>
        </w:rPr>
        <w:t>-40C</w:t>
      </w:r>
      <w:r w:rsidRPr="00AF6E42">
        <w:rPr>
          <w:lang w:val="en-US"/>
        </w:rPr>
        <w:tab/>
      </w:r>
      <w:r w:rsidR="00354E5C">
        <w:rPr>
          <w:lang w:val="en-US"/>
        </w:rPr>
        <w:t>Space Engineering Software</w:t>
      </w:r>
      <w:r w:rsidRPr="00AF6E42">
        <w:rPr>
          <w:lang w:val="en-US"/>
        </w:rPr>
        <w:t xml:space="preserve">, </w:t>
      </w:r>
      <w:r w:rsidR="00E25F4C">
        <w:rPr>
          <w:lang w:val="en-US"/>
        </w:rPr>
        <w:t>ECSS</w:t>
      </w:r>
      <w:r w:rsidRPr="00AF6E42">
        <w:rPr>
          <w:lang w:val="en-US"/>
        </w:rPr>
        <w:t xml:space="preserve">, </w:t>
      </w:r>
      <w:r w:rsidR="00AF6E42">
        <w:rPr>
          <w:lang w:val="en-US"/>
        </w:rPr>
        <w:t xml:space="preserve">Issue </w:t>
      </w:r>
      <w:r w:rsidR="00354E5C">
        <w:rPr>
          <w:lang w:val="en-US"/>
        </w:rPr>
        <w:t>3</w:t>
      </w:r>
      <w:r w:rsidRPr="00AF6E42">
        <w:rPr>
          <w:lang w:val="en-US"/>
        </w:rPr>
        <w:t xml:space="preserve">, </w:t>
      </w:r>
      <w:r w:rsidR="00AF6E42">
        <w:rPr>
          <w:lang w:val="en-US"/>
        </w:rPr>
        <w:t>March</w:t>
      </w:r>
      <w:r w:rsidRPr="00AF6E42">
        <w:rPr>
          <w:lang w:val="en-US"/>
        </w:rPr>
        <w:t xml:space="preserve"> </w:t>
      </w:r>
      <w:r w:rsidR="00354E5C">
        <w:rPr>
          <w:lang w:val="en-US"/>
        </w:rPr>
        <w:t>200</w:t>
      </w:r>
      <w:r w:rsidR="00D81FEE">
        <w:rPr>
          <w:lang w:val="en-US"/>
        </w:rPr>
        <w:t>9</w:t>
      </w:r>
      <w:r w:rsidRPr="00AF6E42">
        <w:rPr>
          <w:lang w:val="en-US"/>
        </w:rPr>
        <w:t>.</w:t>
      </w:r>
    </w:p>
    <w:p w14:paraId="6F5CED5E" w14:textId="77777777" w:rsidR="00E83A33" w:rsidRPr="00AF6E42" w:rsidRDefault="00E83A33" w:rsidP="00E83A33">
      <w:pPr>
        <w:ind w:left="3544" w:hanging="3544"/>
        <w:rPr>
          <w:lang w:val="en-US"/>
        </w:rPr>
      </w:pPr>
    </w:p>
    <w:p w14:paraId="5B0B2070" w14:textId="77777777" w:rsidR="00E83A33" w:rsidRDefault="00E83A33" w:rsidP="00E83A33">
      <w:pPr>
        <w:ind w:left="3969" w:hanging="3969"/>
      </w:pPr>
      <w:r>
        <w:t>Referencia [2]: 03200C00PRO005-01</w:t>
      </w:r>
      <w:r>
        <w:tab/>
        <w:t>Procedimiento de Identificación de Documentos, DTS, revisión 2.0, marzo 2008.</w:t>
      </w:r>
    </w:p>
    <w:p w14:paraId="54E85B1A" w14:textId="77777777" w:rsidR="00E83A33" w:rsidRDefault="00E83A33" w:rsidP="00E83A33">
      <w:pPr>
        <w:ind w:left="3544" w:hanging="3544"/>
      </w:pPr>
    </w:p>
    <w:p w14:paraId="70FBDC4B" w14:textId="078339B1" w:rsidR="00225041" w:rsidRPr="00B80CE9" w:rsidRDefault="00E83A33" w:rsidP="00490B7B">
      <w:pPr>
        <w:ind w:left="3969" w:hanging="3969"/>
        <w:rPr>
          <w:lang w:val="en-US"/>
        </w:rPr>
      </w:pPr>
      <w:r w:rsidRPr="00B80CE9">
        <w:rPr>
          <w:lang w:val="en-US"/>
        </w:rPr>
        <w:t>Referencia [</w:t>
      </w:r>
      <w:r w:rsidR="00096921" w:rsidRPr="00B80CE9">
        <w:rPr>
          <w:lang w:val="en-US"/>
        </w:rPr>
        <w:t>3</w:t>
      </w:r>
      <w:r w:rsidRPr="00B80CE9">
        <w:rPr>
          <w:lang w:val="en-US"/>
        </w:rPr>
        <w:t xml:space="preserve">]: </w:t>
      </w:r>
      <w:r w:rsidR="00096921" w:rsidRPr="00B80CE9">
        <w:rPr>
          <w:lang w:val="en-US"/>
        </w:rPr>
        <w:t>INCOSE-TP-2010-006-003</w:t>
      </w:r>
      <w:r w:rsidRPr="00B80CE9">
        <w:rPr>
          <w:lang w:val="en-US"/>
        </w:rPr>
        <w:tab/>
      </w:r>
      <w:r w:rsidR="00096921" w:rsidRPr="00B80CE9">
        <w:rPr>
          <w:lang w:val="en-US"/>
        </w:rPr>
        <w:t>Guide for Writing Requirements, INCOSE</w:t>
      </w:r>
      <w:r w:rsidRPr="00B80CE9">
        <w:rPr>
          <w:lang w:val="en-US"/>
        </w:rPr>
        <w:t xml:space="preserve">, </w:t>
      </w:r>
      <w:r w:rsidR="00096921" w:rsidRPr="00B80CE9">
        <w:rPr>
          <w:lang w:val="en-US"/>
        </w:rPr>
        <w:t>V3</w:t>
      </w:r>
      <w:r w:rsidRPr="00B80CE9">
        <w:rPr>
          <w:lang w:val="en-US"/>
        </w:rPr>
        <w:t xml:space="preserve">, </w:t>
      </w:r>
      <w:r w:rsidR="00096921" w:rsidRPr="00B80CE9">
        <w:rPr>
          <w:lang w:val="en-US"/>
        </w:rPr>
        <w:t>19-JULIO-2019</w:t>
      </w:r>
      <w:r w:rsidR="00225041" w:rsidRPr="00B80CE9">
        <w:rPr>
          <w:lang w:val="en-US"/>
        </w:rPr>
        <w:t>.</w:t>
      </w:r>
    </w:p>
    <w:p w14:paraId="093F2003" w14:textId="3D231B30" w:rsidR="00E83A33" w:rsidRDefault="00E83A33">
      <w:pPr>
        <w:rPr>
          <w:lang w:val="en-US"/>
        </w:rPr>
      </w:pPr>
    </w:p>
    <w:p w14:paraId="0F9872CF" w14:textId="26D0A1AA" w:rsidR="00B307D3" w:rsidRDefault="00B307D3" w:rsidP="00B307D3">
      <w:pPr>
        <w:ind w:left="4536" w:hanging="4536"/>
      </w:pPr>
      <w:r>
        <w:t>Referencia [4]: 12000C00MAN026-01</w:t>
      </w:r>
      <w:r>
        <w:tab/>
        <w:t>Manual de Gestión de Proyectos, DTS Rev 4.0, febrero 2021</w:t>
      </w:r>
    </w:p>
    <w:p w14:paraId="2CD6B686" w14:textId="27B4D007" w:rsidR="00A818AE" w:rsidRDefault="00A818AE" w:rsidP="00B307D3">
      <w:pPr>
        <w:ind w:left="4536" w:hanging="4536"/>
      </w:pPr>
    </w:p>
    <w:p w14:paraId="57667B35" w14:textId="77777777" w:rsidR="00A818AE" w:rsidRDefault="00A818AE" w:rsidP="00A818AE">
      <w:pPr>
        <w:ind w:left="4536" w:hanging="4536"/>
      </w:pPr>
      <w:bookmarkStart w:id="24" w:name="_Hlk130977602"/>
      <w:r>
        <w:t>Referencia [5]: XXXXXXXXXX-01</w:t>
      </w:r>
      <w:r>
        <w:tab/>
        <w:t>Diseño Arquitectura de Software Pillan II</w:t>
      </w:r>
    </w:p>
    <w:p w14:paraId="11918170" w14:textId="77777777" w:rsidR="00A818AE" w:rsidRDefault="00A818AE" w:rsidP="00A818AE">
      <w:pPr>
        <w:ind w:left="4536" w:hanging="4536"/>
      </w:pPr>
    </w:p>
    <w:p w14:paraId="161F6FB8" w14:textId="2CB11DF7" w:rsidR="00A818AE" w:rsidRDefault="00A818AE" w:rsidP="00A818AE">
      <w:pPr>
        <w:ind w:left="4536" w:hanging="4536"/>
      </w:pPr>
      <w:r>
        <w:t>Referencia [6]: XXXXXXXXXX-01</w:t>
      </w:r>
      <w:r>
        <w:tab/>
        <w:t xml:space="preserve">Guía de </w:t>
      </w:r>
      <w:del w:id="25" w:author="Manuel Gonzalez" w:date="2023-07-03T09:20:00Z">
        <w:r w:rsidDel="00977F10">
          <w:delText xml:space="preserve">desarrollo </w:delText>
        </w:r>
      </w:del>
      <w:ins w:id="26" w:author="Manuel Gonzalez" w:date="2023-07-03T09:20:00Z">
        <w:r w:rsidR="00977F10">
          <w:t>D</w:t>
        </w:r>
        <w:r w:rsidR="00977F10">
          <w:t xml:space="preserve">esarrollo </w:t>
        </w:r>
      </w:ins>
      <w:r>
        <w:t>de Software Pillan II</w:t>
      </w:r>
    </w:p>
    <w:bookmarkEnd w:id="24"/>
    <w:p w14:paraId="5E9D6632" w14:textId="77777777" w:rsidR="00A818AE" w:rsidRDefault="00A818AE" w:rsidP="00B307D3">
      <w:pPr>
        <w:ind w:left="4536" w:hanging="4536"/>
      </w:pPr>
    </w:p>
    <w:p w14:paraId="06D6E55F" w14:textId="77777777" w:rsidR="00B307D3" w:rsidRPr="000E4BAA" w:rsidRDefault="00B307D3">
      <w:pPr>
        <w:rPr>
          <w:lang w:val="es-CL"/>
        </w:rPr>
      </w:pPr>
    </w:p>
    <w:p w14:paraId="55BBC2D1" w14:textId="24D46F2B" w:rsidR="00225041" w:rsidRDefault="00D81FEE" w:rsidP="00D81FEE">
      <w:pPr>
        <w:pStyle w:val="Ttulo2"/>
        <w:rPr>
          <w:lang w:val="en-US"/>
        </w:rPr>
      </w:pPr>
      <w:bookmarkStart w:id="27" w:name="_Toc129089451"/>
      <w:r>
        <w:rPr>
          <w:lang w:val="en-US"/>
        </w:rPr>
        <w:t>Documentos de Software</w:t>
      </w:r>
      <w:bookmarkEnd w:id="27"/>
    </w:p>
    <w:p w14:paraId="253CDED4" w14:textId="77777777" w:rsidR="00A355CA" w:rsidRPr="00EF52A2" w:rsidRDefault="00A355CA" w:rsidP="00A355CA">
      <w:pPr>
        <w:jc w:val="both"/>
      </w:pPr>
      <w:r w:rsidRPr="00EF52A2">
        <w:t xml:space="preserve">La </w:t>
      </w:r>
      <w:r w:rsidRPr="00EF52A2">
        <w:fldChar w:fldCharType="begin"/>
      </w:r>
      <w:r w:rsidRPr="00EF52A2">
        <w:instrText xml:space="preserve"> REF _Ref87877391 \h </w:instrText>
      </w:r>
      <w:r w:rsidRPr="00EF52A2">
        <w:fldChar w:fldCharType="separate"/>
      </w:r>
      <w:r w:rsidRPr="00ED5695">
        <w:rPr>
          <w:sz w:val="20"/>
          <w:szCs w:val="20"/>
          <w:lang w:val="es-CL"/>
        </w:rPr>
        <w:t>Figura</w:t>
      </w:r>
      <w:r w:rsidRPr="00EF52A2">
        <w:rPr>
          <w:sz w:val="20"/>
          <w:szCs w:val="20"/>
        </w:rPr>
        <w:t xml:space="preserve"> </w:t>
      </w:r>
      <w:r w:rsidRPr="00EF52A2">
        <w:rPr>
          <w:noProof/>
          <w:sz w:val="20"/>
          <w:szCs w:val="20"/>
        </w:rPr>
        <w:t>1</w:t>
      </w:r>
      <w:r w:rsidRPr="00EF52A2">
        <w:rPr>
          <w:sz w:val="20"/>
          <w:szCs w:val="20"/>
        </w:rPr>
        <w:noBreakHyphen/>
      </w:r>
      <w:r w:rsidRPr="00EF52A2">
        <w:rPr>
          <w:noProof/>
          <w:sz w:val="20"/>
          <w:szCs w:val="20"/>
        </w:rPr>
        <w:t>1</w:t>
      </w:r>
      <w:r w:rsidRPr="00EF52A2">
        <w:fldChar w:fldCharType="end"/>
      </w:r>
      <w:r w:rsidRPr="00EF52A2">
        <w:t xml:space="preserve"> muestra la documentación asociada al desarrollo de software de manera jerárquica, es decir, mostrando las dependencias en forma descendente. Además, se destaca en color el área responsable de la generación del documento y/o artefacto.</w:t>
      </w:r>
    </w:p>
    <w:p w14:paraId="2B3D3ABE" w14:textId="77777777" w:rsidR="00A355CA" w:rsidRDefault="00A355CA" w:rsidP="00A355CA">
      <w:pPr>
        <w:jc w:val="both"/>
      </w:pPr>
    </w:p>
    <w:p w14:paraId="670348B0" w14:textId="77777777" w:rsidR="00A355CA" w:rsidRDefault="00A355CA" w:rsidP="00A355CA">
      <w:pPr>
        <w:jc w:val="both"/>
      </w:pPr>
      <w:r>
        <w:t xml:space="preserve">La </w:t>
      </w:r>
      <w:r>
        <w:fldChar w:fldCharType="begin"/>
      </w:r>
      <w:r>
        <w:instrText xml:space="preserve"> REF _Ref111641196 \h </w:instrText>
      </w:r>
      <w:r>
        <w:fldChar w:fldCharType="separate"/>
      </w:r>
      <w:r w:rsidRPr="00AE2BEB">
        <w:rPr>
          <w:lang w:val="es-ES"/>
        </w:rPr>
        <w:t xml:space="preserve">Tabla </w:t>
      </w:r>
      <w:r>
        <w:rPr>
          <w:noProof/>
          <w:lang w:val="es-ES"/>
        </w:rPr>
        <w:t>1</w:t>
      </w:r>
      <w:r w:rsidRPr="00AE2BEB">
        <w:rPr>
          <w:lang w:val="es-ES"/>
        </w:rPr>
        <w:noBreakHyphen/>
      </w:r>
      <w:r>
        <w:rPr>
          <w:noProof/>
          <w:lang w:val="es-ES"/>
        </w:rPr>
        <w:t>1</w:t>
      </w:r>
      <w:r>
        <w:fldChar w:fldCharType="end"/>
      </w:r>
      <w:r>
        <w:t xml:space="preserve"> muestra el cronograma de revisiones de documentos de acuerdo al hito del proyecto. La primera “X” indica la revisión inicial del documento, la última “X” indica la revisión final (en este hito el documento formalmente se cierra).</w:t>
      </w:r>
    </w:p>
    <w:p w14:paraId="04087496" w14:textId="77777777" w:rsidR="00A355CA" w:rsidRDefault="00A355CA" w:rsidP="00A355CA">
      <w:pPr>
        <w:jc w:val="both"/>
      </w:pPr>
    </w:p>
    <w:p w14:paraId="536D6081" w14:textId="77777777" w:rsidR="00A355CA" w:rsidRPr="00EF52A2" w:rsidRDefault="00A355CA" w:rsidP="00A355CA">
      <w:pPr>
        <w:jc w:val="center"/>
      </w:pPr>
      <w:r w:rsidRPr="00EF52A2">
        <w:rPr>
          <w:noProof/>
        </w:rPr>
        <w:drawing>
          <wp:inline distT="0" distB="0" distL="0" distR="0" wp14:anchorId="4D735A74" wp14:editId="5D6201C2">
            <wp:extent cx="4073856" cy="5518809"/>
            <wp:effectExtent l="0" t="0" r="317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148" cy="5521914"/>
                    </a:xfrm>
                    <a:prstGeom prst="rect">
                      <a:avLst/>
                    </a:prstGeom>
                    <a:noFill/>
                    <a:ln>
                      <a:noFill/>
                    </a:ln>
                  </pic:spPr>
                </pic:pic>
              </a:graphicData>
            </a:graphic>
          </wp:inline>
        </w:drawing>
      </w:r>
    </w:p>
    <w:p w14:paraId="261C0FAE" w14:textId="77777777" w:rsidR="00A355CA" w:rsidRPr="00ED5695" w:rsidRDefault="00A355CA" w:rsidP="00A355CA">
      <w:pPr>
        <w:pStyle w:val="Descripcin"/>
        <w:rPr>
          <w:sz w:val="20"/>
          <w:szCs w:val="20"/>
          <w:lang w:val="es-CL"/>
        </w:rPr>
      </w:pPr>
      <w:bookmarkStart w:id="28" w:name="_Ref87877391"/>
      <w:bookmarkStart w:id="29" w:name="_Toc87946869"/>
      <w:bookmarkStart w:id="30" w:name="_Toc94516508"/>
      <w:bookmarkStart w:id="31" w:name="_Toc94782373"/>
      <w:bookmarkStart w:id="32" w:name="_Toc111702304"/>
      <w:bookmarkStart w:id="33" w:name="_Toc129089511"/>
      <w:r w:rsidRPr="00ED5695">
        <w:rPr>
          <w:sz w:val="20"/>
          <w:szCs w:val="20"/>
          <w:lang w:val="es-CL"/>
        </w:rPr>
        <w:t xml:space="preserve">Figura </w:t>
      </w:r>
      <w:r w:rsidRPr="00ED5695">
        <w:rPr>
          <w:sz w:val="20"/>
          <w:szCs w:val="20"/>
          <w:lang w:val="es-CL"/>
        </w:rPr>
        <w:fldChar w:fldCharType="begin"/>
      </w:r>
      <w:r w:rsidRPr="00ED5695">
        <w:rPr>
          <w:sz w:val="20"/>
          <w:szCs w:val="20"/>
          <w:lang w:val="es-CL"/>
        </w:rPr>
        <w:instrText xml:space="preserve"> STYLEREF 1 \s </w:instrText>
      </w:r>
      <w:r w:rsidRPr="00ED5695">
        <w:rPr>
          <w:sz w:val="20"/>
          <w:szCs w:val="20"/>
          <w:lang w:val="es-CL"/>
        </w:rPr>
        <w:fldChar w:fldCharType="separate"/>
      </w:r>
      <w:r>
        <w:rPr>
          <w:noProof/>
          <w:sz w:val="20"/>
          <w:szCs w:val="20"/>
          <w:lang w:val="es-CL"/>
        </w:rPr>
        <w:t>1</w:t>
      </w:r>
      <w:r w:rsidRPr="00ED5695">
        <w:rPr>
          <w:sz w:val="20"/>
          <w:szCs w:val="20"/>
          <w:lang w:val="es-CL"/>
        </w:rPr>
        <w:fldChar w:fldCharType="end"/>
      </w:r>
      <w:r w:rsidRPr="00ED5695">
        <w:rPr>
          <w:sz w:val="20"/>
          <w:szCs w:val="20"/>
          <w:lang w:val="es-CL"/>
        </w:rPr>
        <w:noBreakHyphen/>
      </w:r>
      <w:r w:rsidRPr="00ED5695">
        <w:rPr>
          <w:sz w:val="20"/>
          <w:szCs w:val="20"/>
          <w:lang w:val="es-CL"/>
        </w:rPr>
        <w:fldChar w:fldCharType="begin"/>
      </w:r>
      <w:r w:rsidRPr="00ED5695">
        <w:rPr>
          <w:sz w:val="20"/>
          <w:szCs w:val="20"/>
          <w:lang w:val="es-CL"/>
        </w:rPr>
        <w:instrText xml:space="preserve"> SEQ Figura \* ARABIC \s 1 </w:instrText>
      </w:r>
      <w:r w:rsidRPr="00ED5695">
        <w:rPr>
          <w:sz w:val="20"/>
          <w:szCs w:val="20"/>
          <w:lang w:val="es-CL"/>
        </w:rPr>
        <w:fldChar w:fldCharType="separate"/>
      </w:r>
      <w:r>
        <w:rPr>
          <w:noProof/>
          <w:sz w:val="20"/>
          <w:szCs w:val="20"/>
          <w:lang w:val="es-CL"/>
        </w:rPr>
        <w:t>1</w:t>
      </w:r>
      <w:r w:rsidRPr="00ED5695">
        <w:rPr>
          <w:sz w:val="20"/>
          <w:szCs w:val="20"/>
          <w:lang w:val="es-CL"/>
        </w:rPr>
        <w:fldChar w:fldCharType="end"/>
      </w:r>
      <w:bookmarkEnd w:id="28"/>
      <w:r w:rsidRPr="00ED5695">
        <w:rPr>
          <w:sz w:val="20"/>
          <w:szCs w:val="20"/>
          <w:lang w:val="es-CL"/>
        </w:rPr>
        <w:t>:Documentación asociada a Software.</w:t>
      </w:r>
      <w:bookmarkEnd w:id="29"/>
      <w:bookmarkEnd w:id="30"/>
      <w:bookmarkEnd w:id="31"/>
      <w:bookmarkEnd w:id="32"/>
      <w:bookmarkEnd w:id="33"/>
    </w:p>
    <w:p w14:paraId="1D923F62" w14:textId="77777777" w:rsidR="00A355CA" w:rsidRPr="00EF52A2" w:rsidRDefault="00A355CA" w:rsidP="00A355CA">
      <w:r w:rsidRPr="00EF52A2">
        <w:br w:type="page"/>
      </w:r>
    </w:p>
    <w:p w14:paraId="0E965CC9" w14:textId="77777777" w:rsidR="00A355CA" w:rsidRPr="00EF52A2" w:rsidRDefault="00A355CA" w:rsidP="00A355CA">
      <w:pPr>
        <w:jc w:val="center"/>
        <w:sectPr w:rsidR="00A355CA" w:rsidRPr="00EF52A2">
          <w:headerReference w:type="default" r:id="rId14"/>
          <w:footerReference w:type="even" r:id="rId15"/>
          <w:footerReference w:type="default" r:id="rId16"/>
          <w:headerReference w:type="first" r:id="rId17"/>
          <w:footerReference w:type="first" r:id="rId18"/>
          <w:type w:val="continuous"/>
          <w:pgSz w:w="12240" w:h="15840" w:code="1"/>
          <w:pgMar w:top="1728" w:right="1152" w:bottom="1440" w:left="1440" w:header="1008" w:footer="720" w:gutter="0"/>
          <w:pgNumType w:start="1"/>
          <w:cols w:space="720"/>
          <w:titlePg/>
        </w:sectPr>
      </w:pPr>
    </w:p>
    <w:p w14:paraId="397237C1" w14:textId="77777777" w:rsidR="00A355CA" w:rsidRPr="00ED5695" w:rsidRDefault="00A355CA" w:rsidP="00A355CA">
      <w:pPr>
        <w:pStyle w:val="Epgrafe"/>
        <w:rPr>
          <w:lang w:val="es-CL"/>
        </w:rPr>
      </w:pPr>
      <w:bookmarkStart w:id="46" w:name="_Toc111552070"/>
      <w:bookmarkStart w:id="47" w:name="_Toc129089510"/>
      <w:r w:rsidRPr="00ED5695">
        <w:rPr>
          <w:lang w:val="es-CL"/>
        </w:rPr>
        <w:lastRenderedPageBreak/>
        <w:t xml:space="preserve">Tabla </w:t>
      </w:r>
      <w:r w:rsidRPr="00ED5695">
        <w:rPr>
          <w:lang w:val="es-CL"/>
        </w:rPr>
        <w:fldChar w:fldCharType="begin"/>
      </w:r>
      <w:r w:rsidRPr="00ED5695">
        <w:rPr>
          <w:lang w:val="es-CL"/>
        </w:rPr>
        <w:instrText xml:space="preserve"> STYLEREF 1 \s </w:instrText>
      </w:r>
      <w:r w:rsidRPr="00ED5695">
        <w:rPr>
          <w:lang w:val="es-CL"/>
        </w:rPr>
        <w:fldChar w:fldCharType="separate"/>
      </w:r>
      <w:r w:rsidRPr="00ED5695">
        <w:rPr>
          <w:noProof/>
          <w:lang w:val="es-CL"/>
        </w:rPr>
        <w:t>1</w:t>
      </w:r>
      <w:r w:rsidRPr="00ED5695">
        <w:rPr>
          <w:lang w:val="es-CL"/>
        </w:rPr>
        <w:fldChar w:fldCharType="end"/>
      </w:r>
      <w:r w:rsidRPr="00ED5695">
        <w:rPr>
          <w:lang w:val="es-CL"/>
        </w:rPr>
        <w:noBreakHyphen/>
      </w:r>
      <w:r w:rsidRPr="00ED5695">
        <w:rPr>
          <w:lang w:val="es-CL"/>
        </w:rPr>
        <w:fldChar w:fldCharType="begin"/>
      </w:r>
      <w:r w:rsidRPr="00ED5695">
        <w:rPr>
          <w:lang w:val="es-CL"/>
        </w:rPr>
        <w:instrText xml:space="preserve"> SEQ Tabla \* ARABIC \s 1 </w:instrText>
      </w:r>
      <w:r w:rsidRPr="00ED5695">
        <w:rPr>
          <w:lang w:val="es-CL"/>
        </w:rPr>
        <w:fldChar w:fldCharType="separate"/>
      </w:r>
      <w:r w:rsidRPr="00ED5695">
        <w:rPr>
          <w:noProof/>
          <w:lang w:val="es-CL"/>
        </w:rPr>
        <w:t>1</w:t>
      </w:r>
      <w:r w:rsidRPr="00ED5695">
        <w:rPr>
          <w:lang w:val="es-CL"/>
        </w:rPr>
        <w:fldChar w:fldCharType="end"/>
      </w:r>
      <w:r w:rsidRPr="00ED5695">
        <w:rPr>
          <w:lang w:val="es-CL"/>
        </w:rPr>
        <w:t>: Documentación requerida de acuerdo a hito del proyecto</w:t>
      </w:r>
      <w:bookmarkEnd w:id="46"/>
      <w:bookmarkEnd w:id="47"/>
    </w:p>
    <w:tbl>
      <w:tblPr>
        <w:tblW w:w="13042" w:type="dxa"/>
        <w:tblCellMar>
          <w:left w:w="70" w:type="dxa"/>
          <w:right w:w="70" w:type="dxa"/>
        </w:tblCellMar>
        <w:tblLook w:val="04A0" w:firstRow="1" w:lastRow="0" w:firstColumn="1" w:lastColumn="0" w:noHBand="0" w:noVBand="1"/>
      </w:tblPr>
      <w:tblGrid>
        <w:gridCol w:w="4381"/>
        <w:gridCol w:w="1987"/>
        <w:gridCol w:w="605"/>
        <w:gridCol w:w="724"/>
        <w:gridCol w:w="724"/>
        <w:gridCol w:w="736"/>
        <w:gridCol w:w="742"/>
        <w:gridCol w:w="814"/>
        <w:gridCol w:w="711"/>
        <w:gridCol w:w="687"/>
        <w:gridCol w:w="785"/>
        <w:gridCol w:w="146"/>
      </w:tblGrid>
      <w:tr w:rsidR="00A355CA" w:rsidRPr="00EF52A2" w14:paraId="41219734" w14:textId="77777777" w:rsidTr="00ED5695">
        <w:trPr>
          <w:gridAfter w:val="1"/>
          <w:wAfter w:w="146" w:type="dxa"/>
          <w:trHeight w:val="290"/>
        </w:trPr>
        <w:tc>
          <w:tcPr>
            <w:tcW w:w="4381" w:type="dxa"/>
            <w:vMerge w:val="restart"/>
            <w:tcBorders>
              <w:top w:val="single" w:sz="4" w:space="0" w:color="7F7F7F"/>
              <w:left w:val="single" w:sz="4" w:space="0" w:color="7F7F7F"/>
              <w:bottom w:val="single" w:sz="4" w:space="0" w:color="7F7F7F"/>
              <w:right w:val="single" w:sz="4" w:space="0" w:color="7F7F7F"/>
            </w:tcBorders>
            <w:shd w:val="clear" w:color="000000" w:fill="FFCC99"/>
            <w:vAlign w:val="center"/>
            <w:hideMark/>
          </w:tcPr>
          <w:p w14:paraId="6DD1AB72" w14:textId="77777777" w:rsidR="00A355CA" w:rsidRPr="00EF52A2" w:rsidRDefault="00A355CA" w:rsidP="00ED5695">
            <w:pPr>
              <w:jc w:val="center"/>
              <w:rPr>
                <w:b/>
                <w:bCs/>
                <w:color w:val="3F3F76"/>
                <w:lang w:eastAsia="es-CL"/>
              </w:rPr>
            </w:pPr>
            <w:r w:rsidRPr="00EF52A2">
              <w:rPr>
                <w:b/>
                <w:bCs/>
                <w:color w:val="3F3F76"/>
                <w:lang w:eastAsia="es-CL"/>
              </w:rPr>
              <w:t>Listado de documentos (Plan, archivo, documento, reporte, etc)</w:t>
            </w:r>
          </w:p>
        </w:tc>
        <w:tc>
          <w:tcPr>
            <w:tcW w:w="1827"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1FAB276E" w14:textId="77777777" w:rsidR="00A355CA" w:rsidRDefault="00A355CA" w:rsidP="00ED5695">
            <w:pPr>
              <w:jc w:val="center"/>
              <w:rPr>
                <w:b/>
                <w:bCs/>
                <w:color w:val="3F3F76"/>
                <w:lang w:eastAsia="es-CL"/>
              </w:rPr>
            </w:pPr>
            <w:r w:rsidRPr="00EF52A2">
              <w:rPr>
                <w:b/>
                <w:bCs/>
                <w:color w:val="3F3F76"/>
                <w:lang w:eastAsia="es-CL"/>
              </w:rPr>
              <w:t xml:space="preserve">Formato </w:t>
            </w:r>
          </w:p>
          <w:p w14:paraId="041479E9" w14:textId="77777777" w:rsidR="00A355CA" w:rsidRPr="00EF52A2" w:rsidRDefault="00A355CA" w:rsidP="00ED5695">
            <w:pPr>
              <w:jc w:val="center"/>
              <w:rPr>
                <w:b/>
                <w:bCs/>
                <w:color w:val="3F3F76"/>
                <w:lang w:eastAsia="es-CL"/>
              </w:rPr>
            </w:pPr>
            <w:r w:rsidRPr="00EF52A2">
              <w:rPr>
                <w:b/>
                <w:bCs/>
                <w:color w:val="3F3F76"/>
                <w:lang w:eastAsia="es-CL"/>
              </w:rPr>
              <w:t>del documento</w:t>
            </w:r>
          </w:p>
        </w:tc>
        <w:tc>
          <w:tcPr>
            <w:tcW w:w="605" w:type="dxa"/>
            <w:vMerge w:val="restart"/>
            <w:tcBorders>
              <w:top w:val="single" w:sz="4" w:space="0" w:color="7F7F7F"/>
              <w:left w:val="single" w:sz="4" w:space="0" w:color="7F7F7F"/>
              <w:right w:val="single" w:sz="4" w:space="0" w:color="7F7F7F"/>
            </w:tcBorders>
            <w:shd w:val="clear" w:color="000000" w:fill="FFCC99"/>
            <w:vAlign w:val="center"/>
          </w:tcPr>
          <w:p w14:paraId="2095960B" w14:textId="77777777" w:rsidR="00A355CA" w:rsidRDefault="00A355CA" w:rsidP="00ED5695">
            <w:pPr>
              <w:jc w:val="center"/>
              <w:rPr>
                <w:b/>
                <w:bCs/>
                <w:color w:val="3F3F76"/>
                <w:lang w:eastAsia="es-CL"/>
              </w:rPr>
            </w:pPr>
            <w:r>
              <w:rPr>
                <w:b/>
                <w:bCs/>
                <w:color w:val="3F3F76"/>
                <w:lang w:eastAsia="es-CL"/>
              </w:rPr>
              <w:t>PRR</w:t>
            </w:r>
          </w:p>
        </w:tc>
        <w:tc>
          <w:tcPr>
            <w:tcW w:w="724"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25A9F8E4" w14:textId="77777777" w:rsidR="00A355CA" w:rsidRPr="00EF52A2" w:rsidRDefault="00A355CA" w:rsidP="00ED5695">
            <w:pPr>
              <w:jc w:val="center"/>
              <w:rPr>
                <w:b/>
                <w:bCs/>
                <w:color w:val="3F3F76"/>
                <w:lang w:eastAsia="es-CL"/>
              </w:rPr>
            </w:pPr>
            <w:r w:rsidRPr="00EF52A2">
              <w:rPr>
                <w:b/>
                <w:bCs/>
                <w:color w:val="3F3F76"/>
                <w:lang w:eastAsia="es-CL"/>
              </w:rPr>
              <w:t>SRR</w:t>
            </w:r>
          </w:p>
        </w:tc>
        <w:tc>
          <w:tcPr>
            <w:tcW w:w="724"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04BE14F4" w14:textId="77777777" w:rsidR="00A355CA" w:rsidRPr="00EF52A2" w:rsidRDefault="00A355CA" w:rsidP="00ED5695">
            <w:pPr>
              <w:jc w:val="center"/>
              <w:rPr>
                <w:b/>
                <w:bCs/>
                <w:color w:val="3F3F76"/>
                <w:lang w:eastAsia="es-CL"/>
              </w:rPr>
            </w:pPr>
            <w:r w:rsidRPr="00EF52A2">
              <w:rPr>
                <w:b/>
                <w:bCs/>
                <w:color w:val="3F3F76"/>
                <w:lang w:eastAsia="es-CL"/>
              </w:rPr>
              <w:t>PDR</w:t>
            </w:r>
          </w:p>
        </w:tc>
        <w:tc>
          <w:tcPr>
            <w:tcW w:w="736" w:type="dxa"/>
            <w:vMerge w:val="restart"/>
            <w:tcBorders>
              <w:top w:val="single" w:sz="4" w:space="0" w:color="7F7F7F"/>
              <w:left w:val="single" w:sz="4" w:space="0" w:color="7F7F7F"/>
              <w:bottom w:val="single" w:sz="4" w:space="0" w:color="7F7F7F"/>
              <w:right w:val="single" w:sz="4" w:space="0" w:color="auto"/>
            </w:tcBorders>
            <w:shd w:val="clear" w:color="000000" w:fill="FFCC99"/>
            <w:noWrap/>
            <w:vAlign w:val="center"/>
            <w:hideMark/>
          </w:tcPr>
          <w:p w14:paraId="0B368B1E" w14:textId="77777777" w:rsidR="00A355CA" w:rsidRPr="00EF52A2" w:rsidRDefault="00A355CA" w:rsidP="00ED5695">
            <w:pPr>
              <w:jc w:val="center"/>
              <w:rPr>
                <w:b/>
                <w:bCs/>
                <w:color w:val="3F3F76"/>
                <w:lang w:eastAsia="es-CL"/>
              </w:rPr>
            </w:pPr>
            <w:r w:rsidRPr="00EF52A2">
              <w:rPr>
                <w:b/>
                <w:bCs/>
                <w:color w:val="3F3F76"/>
                <w:lang w:eastAsia="es-CL"/>
              </w:rPr>
              <w:t>CDR</w:t>
            </w:r>
          </w:p>
        </w:tc>
        <w:tc>
          <w:tcPr>
            <w:tcW w:w="805" w:type="dxa"/>
            <w:vMerge w:val="restart"/>
            <w:tcBorders>
              <w:top w:val="single" w:sz="4" w:space="0" w:color="auto"/>
              <w:left w:val="single" w:sz="4" w:space="0" w:color="auto"/>
              <w:right w:val="single" w:sz="4" w:space="0" w:color="auto"/>
            </w:tcBorders>
            <w:shd w:val="clear" w:color="000000" w:fill="FFCC99"/>
            <w:vAlign w:val="center"/>
          </w:tcPr>
          <w:p w14:paraId="4683B366" w14:textId="77777777" w:rsidR="00A355CA" w:rsidRPr="00EF52A2" w:rsidRDefault="00A355CA" w:rsidP="00ED5695">
            <w:pPr>
              <w:jc w:val="center"/>
              <w:rPr>
                <w:b/>
                <w:bCs/>
                <w:color w:val="3F3F76"/>
                <w:lang w:eastAsia="es-CL"/>
              </w:rPr>
            </w:pPr>
            <w:r>
              <w:rPr>
                <w:b/>
                <w:bCs/>
                <w:color w:val="3F3F76"/>
                <w:lang w:eastAsia="es-CL"/>
              </w:rPr>
              <w:t>Rev. 1</w:t>
            </w:r>
          </w:p>
        </w:tc>
        <w:tc>
          <w:tcPr>
            <w:tcW w:w="911" w:type="dxa"/>
            <w:vMerge w:val="restart"/>
            <w:tcBorders>
              <w:top w:val="single" w:sz="4" w:space="0" w:color="auto"/>
              <w:left w:val="single" w:sz="4" w:space="0" w:color="auto"/>
              <w:right w:val="single" w:sz="4" w:space="0" w:color="auto"/>
            </w:tcBorders>
            <w:shd w:val="clear" w:color="000000" w:fill="FFCC99"/>
            <w:vAlign w:val="center"/>
          </w:tcPr>
          <w:p w14:paraId="45861E0E" w14:textId="77777777" w:rsidR="00A355CA" w:rsidRPr="00EF52A2" w:rsidRDefault="00A355CA" w:rsidP="00ED5695">
            <w:pPr>
              <w:jc w:val="center"/>
              <w:rPr>
                <w:b/>
                <w:bCs/>
                <w:color w:val="3F3F76"/>
                <w:lang w:eastAsia="es-CL"/>
              </w:rPr>
            </w:pPr>
            <w:r>
              <w:rPr>
                <w:b/>
                <w:bCs/>
                <w:color w:val="3F3F76"/>
                <w:lang w:eastAsia="es-CL"/>
              </w:rPr>
              <w:t>Rev. 2</w:t>
            </w:r>
          </w:p>
        </w:tc>
        <w:tc>
          <w:tcPr>
            <w:tcW w:w="711" w:type="dxa"/>
            <w:vMerge w:val="restart"/>
            <w:tcBorders>
              <w:top w:val="single" w:sz="4" w:space="0" w:color="7F7F7F"/>
              <w:left w:val="single" w:sz="4" w:space="0" w:color="auto"/>
              <w:bottom w:val="single" w:sz="4" w:space="0" w:color="7F7F7F"/>
              <w:right w:val="single" w:sz="4" w:space="0" w:color="7F7F7F"/>
            </w:tcBorders>
            <w:shd w:val="clear" w:color="000000" w:fill="FFCC99"/>
            <w:noWrap/>
            <w:vAlign w:val="center"/>
            <w:hideMark/>
          </w:tcPr>
          <w:p w14:paraId="453BDC4C" w14:textId="77777777" w:rsidR="00A355CA" w:rsidRPr="00EF52A2" w:rsidRDefault="00A355CA" w:rsidP="00ED5695">
            <w:pPr>
              <w:jc w:val="center"/>
              <w:rPr>
                <w:b/>
                <w:bCs/>
                <w:color w:val="3F3F76"/>
                <w:lang w:eastAsia="es-CL"/>
              </w:rPr>
            </w:pPr>
            <w:r w:rsidRPr="00EF52A2">
              <w:rPr>
                <w:b/>
                <w:bCs/>
                <w:color w:val="3F3F76"/>
                <w:lang w:eastAsia="es-CL"/>
              </w:rPr>
              <w:t xml:space="preserve">PRE </w:t>
            </w:r>
          </w:p>
          <w:p w14:paraId="247F27F4" w14:textId="77777777" w:rsidR="00A355CA" w:rsidRPr="00EF52A2" w:rsidRDefault="00A355CA" w:rsidP="00ED5695">
            <w:pPr>
              <w:jc w:val="center"/>
              <w:rPr>
                <w:b/>
                <w:bCs/>
                <w:color w:val="3F3F76"/>
                <w:lang w:eastAsia="es-CL"/>
              </w:rPr>
            </w:pPr>
            <w:r w:rsidRPr="00EF52A2">
              <w:rPr>
                <w:b/>
                <w:bCs/>
                <w:color w:val="3F3F76"/>
                <w:lang w:eastAsia="es-CL"/>
              </w:rPr>
              <w:t>FAT</w:t>
            </w:r>
          </w:p>
        </w:tc>
        <w:tc>
          <w:tcPr>
            <w:tcW w:w="687"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3D2C7509" w14:textId="77777777" w:rsidR="00A355CA" w:rsidRPr="00EF52A2" w:rsidRDefault="00A355CA" w:rsidP="00ED5695">
            <w:pPr>
              <w:jc w:val="center"/>
              <w:rPr>
                <w:b/>
                <w:bCs/>
                <w:color w:val="3F3F76"/>
                <w:lang w:eastAsia="es-CL"/>
              </w:rPr>
            </w:pPr>
            <w:r w:rsidRPr="00EF52A2">
              <w:rPr>
                <w:b/>
                <w:bCs/>
                <w:color w:val="3F3F76"/>
                <w:lang w:eastAsia="es-CL"/>
              </w:rPr>
              <w:t>FAT</w:t>
            </w:r>
          </w:p>
        </w:tc>
        <w:tc>
          <w:tcPr>
            <w:tcW w:w="785" w:type="dxa"/>
            <w:vMerge w:val="restart"/>
            <w:tcBorders>
              <w:top w:val="single" w:sz="4" w:space="0" w:color="7F7F7F"/>
              <w:left w:val="single" w:sz="4" w:space="0" w:color="7F7F7F"/>
              <w:bottom w:val="single" w:sz="4" w:space="0" w:color="7F7F7F"/>
              <w:right w:val="single" w:sz="4" w:space="0" w:color="7F7F7F"/>
            </w:tcBorders>
            <w:shd w:val="clear" w:color="000000" w:fill="FFCC99"/>
            <w:noWrap/>
            <w:vAlign w:val="center"/>
            <w:hideMark/>
          </w:tcPr>
          <w:p w14:paraId="6D92B95A" w14:textId="77777777" w:rsidR="00A355CA" w:rsidRPr="00EF52A2" w:rsidRDefault="00A355CA" w:rsidP="00ED5695">
            <w:pPr>
              <w:jc w:val="center"/>
              <w:rPr>
                <w:b/>
                <w:bCs/>
                <w:color w:val="3F3F76"/>
                <w:lang w:eastAsia="es-CL"/>
              </w:rPr>
            </w:pPr>
            <w:r w:rsidRPr="00EF52A2">
              <w:rPr>
                <w:b/>
                <w:bCs/>
                <w:color w:val="3F3F76"/>
                <w:lang w:eastAsia="es-CL"/>
              </w:rPr>
              <w:t>HAT-</w:t>
            </w:r>
          </w:p>
          <w:p w14:paraId="30DD9ECB" w14:textId="77777777" w:rsidR="00A355CA" w:rsidRPr="00EF52A2" w:rsidRDefault="00A355CA" w:rsidP="00ED5695">
            <w:pPr>
              <w:jc w:val="center"/>
              <w:rPr>
                <w:b/>
                <w:bCs/>
                <w:color w:val="3F3F76"/>
                <w:lang w:eastAsia="es-CL"/>
              </w:rPr>
            </w:pPr>
            <w:r w:rsidRPr="00EF52A2">
              <w:rPr>
                <w:b/>
                <w:bCs/>
                <w:color w:val="3F3F76"/>
                <w:lang w:eastAsia="es-CL"/>
              </w:rPr>
              <w:t>SAT</w:t>
            </w:r>
          </w:p>
        </w:tc>
      </w:tr>
      <w:tr w:rsidR="00A355CA" w:rsidRPr="00EF52A2" w14:paraId="2591E276" w14:textId="77777777" w:rsidTr="00ED5695">
        <w:trPr>
          <w:trHeight w:val="290"/>
        </w:trPr>
        <w:tc>
          <w:tcPr>
            <w:tcW w:w="4381" w:type="dxa"/>
            <w:vMerge/>
            <w:tcBorders>
              <w:top w:val="single" w:sz="4" w:space="0" w:color="7F7F7F"/>
              <w:left w:val="single" w:sz="4" w:space="0" w:color="7F7F7F"/>
              <w:bottom w:val="single" w:sz="4" w:space="0" w:color="7F7F7F"/>
              <w:right w:val="single" w:sz="4" w:space="0" w:color="7F7F7F"/>
            </w:tcBorders>
            <w:vAlign w:val="center"/>
            <w:hideMark/>
          </w:tcPr>
          <w:p w14:paraId="40B28E57" w14:textId="77777777" w:rsidR="00A355CA" w:rsidRPr="00EF52A2" w:rsidRDefault="00A355CA" w:rsidP="00ED5695">
            <w:pPr>
              <w:rPr>
                <w:b/>
                <w:bCs/>
                <w:color w:val="3F3F76"/>
                <w:lang w:eastAsia="es-CL"/>
              </w:rPr>
            </w:pPr>
          </w:p>
        </w:tc>
        <w:tc>
          <w:tcPr>
            <w:tcW w:w="1827" w:type="dxa"/>
            <w:vMerge/>
            <w:tcBorders>
              <w:top w:val="single" w:sz="4" w:space="0" w:color="7F7F7F"/>
              <w:left w:val="single" w:sz="4" w:space="0" w:color="7F7F7F"/>
              <w:bottom w:val="single" w:sz="4" w:space="0" w:color="7F7F7F"/>
              <w:right w:val="single" w:sz="4" w:space="0" w:color="7F7F7F"/>
            </w:tcBorders>
            <w:vAlign w:val="center"/>
            <w:hideMark/>
          </w:tcPr>
          <w:p w14:paraId="1D0B8164" w14:textId="77777777" w:rsidR="00A355CA" w:rsidRPr="00EF52A2" w:rsidRDefault="00A355CA" w:rsidP="00ED5695">
            <w:pPr>
              <w:rPr>
                <w:b/>
                <w:bCs/>
                <w:color w:val="3F3F76"/>
                <w:lang w:eastAsia="es-CL"/>
              </w:rPr>
            </w:pPr>
          </w:p>
        </w:tc>
        <w:tc>
          <w:tcPr>
            <w:tcW w:w="605" w:type="dxa"/>
            <w:vMerge/>
            <w:tcBorders>
              <w:left w:val="single" w:sz="4" w:space="0" w:color="7F7F7F"/>
              <w:bottom w:val="single" w:sz="4" w:space="0" w:color="auto"/>
              <w:right w:val="single" w:sz="4" w:space="0" w:color="7F7F7F"/>
            </w:tcBorders>
          </w:tcPr>
          <w:p w14:paraId="5D6F8E60" w14:textId="77777777" w:rsidR="00A355CA" w:rsidRPr="004616AC" w:rsidRDefault="00A355CA" w:rsidP="00ED5695">
            <w:pPr>
              <w:rPr>
                <w:b/>
                <w:bCs/>
                <w:color w:val="3F3F76"/>
                <w:lang w:eastAsia="es-CL"/>
              </w:rPr>
            </w:pPr>
          </w:p>
        </w:tc>
        <w:tc>
          <w:tcPr>
            <w:tcW w:w="724" w:type="dxa"/>
            <w:vMerge/>
            <w:tcBorders>
              <w:top w:val="single" w:sz="4" w:space="0" w:color="7F7F7F"/>
              <w:left w:val="single" w:sz="4" w:space="0" w:color="7F7F7F"/>
              <w:bottom w:val="single" w:sz="4" w:space="0" w:color="7F7F7F"/>
              <w:right w:val="single" w:sz="4" w:space="0" w:color="7F7F7F"/>
            </w:tcBorders>
            <w:vAlign w:val="center"/>
            <w:hideMark/>
          </w:tcPr>
          <w:p w14:paraId="1BB5E9CB" w14:textId="77777777" w:rsidR="00A355CA" w:rsidRPr="00EF52A2" w:rsidRDefault="00A355CA" w:rsidP="00ED5695">
            <w:pPr>
              <w:rPr>
                <w:b/>
                <w:bCs/>
                <w:color w:val="3F3F76"/>
                <w:lang w:eastAsia="es-CL"/>
              </w:rPr>
            </w:pPr>
          </w:p>
        </w:tc>
        <w:tc>
          <w:tcPr>
            <w:tcW w:w="724" w:type="dxa"/>
            <w:vMerge/>
            <w:tcBorders>
              <w:top w:val="single" w:sz="4" w:space="0" w:color="7F7F7F"/>
              <w:left w:val="single" w:sz="4" w:space="0" w:color="7F7F7F"/>
              <w:bottom w:val="single" w:sz="4" w:space="0" w:color="7F7F7F"/>
              <w:right w:val="single" w:sz="4" w:space="0" w:color="7F7F7F"/>
            </w:tcBorders>
            <w:vAlign w:val="center"/>
            <w:hideMark/>
          </w:tcPr>
          <w:p w14:paraId="2CD6E052" w14:textId="77777777" w:rsidR="00A355CA" w:rsidRPr="00EF52A2" w:rsidRDefault="00A355CA" w:rsidP="00ED5695">
            <w:pPr>
              <w:rPr>
                <w:b/>
                <w:bCs/>
                <w:color w:val="3F3F76"/>
                <w:lang w:eastAsia="es-CL"/>
              </w:rPr>
            </w:pPr>
          </w:p>
        </w:tc>
        <w:tc>
          <w:tcPr>
            <w:tcW w:w="736" w:type="dxa"/>
            <w:vMerge/>
            <w:tcBorders>
              <w:top w:val="single" w:sz="4" w:space="0" w:color="7F7F7F"/>
              <w:left w:val="single" w:sz="4" w:space="0" w:color="7F7F7F"/>
              <w:bottom w:val="single" w:sz="4" w:space="0" w:color="7F7F7F"/>
              <w:right w:val="single" w:sz="4" w:space="0" w:color="auto"/>
            </w:tcBorders>
            <w:vAlign w:val="center"/>
            <w:hideMark/>
          </w:tcPr>
          <w:p w14:paraId="4A687FE2" w14:textId="77777777" w:rsidR="00A355CA" w:rsidRPr="00EF52A2" w:rsidRDefault="00A355CA" w:rsidP="00ED5695">
            <w:pPr>
              <w:rPr>
                <w:b/>
                <w:bCs/>
                <w:color w:val="3F3F76"/>
                <w:lang w:eastAsia="es-CL"/>
              </w:rPr>
            </w:pPr>
          </w:p>
        </w:tc>
        <w:tc>
          <w:tcPr>
            <w:tcW w:w="805" w:type="dxa"/>
            <w:vMerge/>
            <w:tcBorders>
              <w:left w:val="single" w:sz="4" w:space="0" w:color="auto"/>
              <w:bottom w:val="single" w:sz="4" w:space="0" w:color="auto"/>
              <w:right w:val="single" w:sz="4" w:space="0" w:color="auto"/>
            </w:tcBorders>
          </w:tcPr>
          <w:p w14:paraId="25FECFA1" w14:textId="77777777" w:rsidR="00A355CA" w:rsidRPr="00EF52A2" w:rsidRDefault="00A355CA" w:rsidP="00ED5695">
            <w:pPr>
              <w:rPr>
                <w:b/>
                <w:bCs/>
                <w:color w:val="3F3F76"/>
                <w:lang w:eastAsia="es-CL"/>
              </w:rPr>
            </w:pPr>
          </w:p>
        </w:tc>
        <w:tc>
          <w:tcPr>
            <w:tcW w:w="911" w:type="dxa"/>
            <w:vMerge/>
            <w:tcBorders>
              <w:left w:val="single" w:sz="4" w:space="0" w:color="auto"/>
              <w:bottom w:val="single" w:sz="4" w:space="0" w:color="auto"/>
              <w:right w:val="single" w:sz="4" w:space="0" w:color="auto"/>
            </w:tcBorders>
          </w:tcPr>
          <w:p w14:paraId="3B7014C0" w14:textId="77777777" w:rsidR="00A355CA" w:rsidRPr="00EF52A2" w:rsidRDefault="00A355CA" w:rsidP="00ED5695">
            <w:pPr>
              <w:rPr>
                <w:b/>
                <w:bCs/>
                <w:color w:val="3F3F76"/>
                <w:lang w:eastAsia="es-CL"/>
              </w:rPr>
            </w:pPr>
          </w:p>
        </w:tc>
        <w:tc>
          <w:tcPr>
            <w:tcW w:w="711" w:type="dxa"/>
            <w:vMerge/>
            <w:tcBorders>
              <w:top w:val="single" w:sz="4" w:space="0" w:color="7F7F7F"/>
              <w:left w:val="single" w:sz="4" w:space="0" w:color="auto"/>
              <w:bottom w:val="single" w:sz="4" w:space="0" w:color="7F7F7F"/>
              <w:right w:val="single" w:sz="4" w:space="0" w:color="7F7F7F"/>
            </w:tcBorders>
            <w:vAlign w:val="center"/>
            <w:hideMark/>
          </w:tcPr>
          <w:p w14:paraId="55D8EB9B" w14:textId="77777777" w:rsidR="00A355CA" w:rsidRPr="00EF52A2" w:rsidRDefault="00A355CA" w:rsidP="00ED5695">
            <w:pPr>
              <w:rPr>
                <w:b/>
                <w:bCs/>
                <w:color w:val="3F3F76"/>
                <w:lang w:eastAsia="es-CL"/>
              </w:rPr>
            </w:pPr>
          </w:p>
        </w:tc>
        <w:tc>
          <w:tcPr>
            <w:tcW w:w="687" w:type="dxa"/>
            <w:vMerge/>
            <w:tcBorders>
              <w:top w:val="single" w:sz="4" w:space="0" w:color="7F7F7F"/>
              <w:left w:val="single" w:sz="4" w:space="0" w:color="7F7F7F"/>
              <w:bottom w:val="single" w:sz="4" w:space="0" w:color="7F7F7F"/>
              <w:right w:val="single" w:sz="4" w:space="0" w:color="7F7F7F"/>
            </w:tcBorders>
            <w:vAlign w:val="center"/>
            <w:hideMark/>
          </w:tcPr>
          <w:p w14:paraId="7DD37BB0" w14:textId="77777777" w:rsidR="00A355CA" w:rsidRPr="00EF52A2" w:rsidRDefault="00A355CA" w:rsidP="00ED5695">
            <w:pPr>
              <w:rPr>
                <w:b/>
                <w:bCs/>
                <w:color w:val="3F3F76"/>
                <w:lang w:eastAsia="es-CL"/>
              </w:rPr>
            </w:pPr>
          </w:p>
        </w:tc>
        <w:tc>
          <w:tcPr>
            <w:tcW w:w="785" w:type="dxa"/>
            <w:vMerge/>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53CFBBC" w14:textId="77777777" w:rsidR="00A355CA" w:rsidRPr="00EF52A2" w:rsidRDefault="00A355CA" w:rsidP="00ED5695">
            <w:pPr>
              <w:rPr>
                <w:b/>
                <w:bCs/>
                <w:color w:val="3F3F76"/>
                <w:lang w:eastAsia="es-CL"/>
              </w:rPr>
            </w:pPr>
          </w:p>
        </w:tc>
        <w:tc>
          <w:tcPr>
            <w:tcW w:w="146" w:type="dxa"/>
            <w:tcBorders>
              <w:top w:val="nil"/>
              <w:left w:val="nil"/>
              <w:bottom w:val="nil"/>
              <w:right w:val="nil"/>
            </w:tcBorders>
            <w:noWrap/>
            <w:vAlign w:val="bottom"/>
            <w:hideMark/>
          </w:tcPr>
          <w:p w14:paraId="7F922B3E" w14:textId="77777777" w:rsidR="00A355CA" w:rsidRPr="00EF52A2" w:rsidRDefault="00A355CA" w:rsidP="00ED5695">
            <w:pPr>
              <w:jc w:val="center"/>
              <w:rPr>
                <w:b/>
                <w:bCs/>
                <w:color w:val="3F3F76"/>
                <w:lang w:eastAsia="es-CL"/>
              </w:rPr>
            </w:pPr>
          </w:p>
        </w:tc>
      </w:tr>
      <w:tr w:rsidR="00F36F0B" w:rsidRPr="00EF52A2" w14:paraId="3D4F5285" w14:textId="77777777" w:rsidTr="00ED5695">
        <w:trPr>
          <w:trHeight w:val="290"/>
        </w:trPr>
        <w:tc>
          <w:tcPr>
            <w:tcW w:w="4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A982EF" w14:textId="77777777" w:rsidR="00F36F0B" w:rsidRPr="00EF52A2" w:rsidRDefault="00F36F0B" w:rsidP="00F36F0B">
            <w:pPr>
              <w:rPr>
                <w:color w:val="000000"/>
                <w:lang w:eastAsia="es-CL"/>
              </w:rPr>
            </w:pPr>
            <w:r w:rsidRPr="00EF52A2">
              <w:rPr>
                <w:color w:val="000000"/>
                <w:lang w:eastAsia="es-CL"/>
              </w:rPr>
              <w:t>Documento de requerimientos de Software</w:t>
            </w:r>
          </w:p>
        </w:tc>
        <w:tc>
          <w:tcPr>
            <w:tcW w:w="1827" w:type="dxa"/>
            <w:tcBorders>
              <w:top w:val="single" w:sz="4" w:space="0" w:color="auto"/>
              <w:left w:val="nil"/>
              <w:bottom w:val="single" w:sz="4" w:space="0" w:color="auto"/>
              <w:right w:val="single" w:sz="4" w:space="0" w:color="auto"/>
            </w:tcBorders>
            <w:shd w:val="clear" w:color="auto" w:fill="auto"/>
            <w:noWrap/>
            <w:vAlign w:val="bottom"/>
            <w:hideMark/>
          </w:tcPr>
          <w:p w14:paraId="4A110242" w14:textId="191C8BE5" w:rsidR="00F36F0B" w:rsidRPr="00EF52A2" w:rsidRDefault="00F36F0B" w:rsidP="00F36F0B">
            <w:pPr>
              <w:rPr>
                <w:color w:val="000000"/>
                <w:lang w:eastAsia="es-CL"/>
              </w:rPr>
            </w:pPr>
            <w:r>
              <w:rPr>
                <w:color w:val="000000"/>
                <w:lang w:val="es-419" w:eastAsia="es-CL"/>
              </w:rPr>
              <w:t>03200C00FOR022</w:t>
            </w:r>
          </w:p>
        </w:tc>
        <w:tc>
          <w:tcPr>
            <w:tcW w:w="605" w:type="dxa"/>
            <w:tcBorders>
              <w:top w:val="single" w:sz="4" w:space="0" w:color="auto"/>
              <w:left w:val="nil"/>
              <w:bottom w:val="single" w:sz="4" w:space="0" w:color="auto"/>
              <w:right w:val="single" w:sz="4" w:space="0" w:color="auto"/>
            </w:tcBorders>
            <w:shd w:val="clear" w:color="auto" w:fill="auto"/>
          </w:tcPr>
          <w:p w14:paraId="09908C59" w14:textId="77777777" w:rsidR="00F36F0B" w:rsidRDefault="00F36F0B" w:rsidP="00F36F0B">
            <w:pPr>
              <w:jc w:val="center"/>
              <w:rPr>
                <w:b/>
                <w:bCs/>
                <w:color w:val="000000"/>
                <w:lang w:eastAsia="es-CL"/>
              </w:rPr>
            </w:pPr>
            <w:r>
              <w:rPr>
                <w:b/>
                <w:bCs/>
                <w:color w:val="000000"/>
                <w:lang w:eastAsia="es-CL"/>
              </w:rPr>
              <w:t>X</w:t>
            </w:r>
          </w:p>
        </w:tc>
        <w:tc>
          <w:tcPr>
            <w:tcW w:w="7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64FB2A" w14:textId="77777777" w:rsidR="00F36F0B" w:rsidRPr="00EF52A2" w:rsidRDefault="00F36F0B" w:rsidP="00F36F0B">
            <w:pPr>
              <w:jc w:val="center"/>
              <w:rPr>
                <w:b/>
                <w:bCs/>
                <w:color w:val="000000"/>
                <w:lang w:eastAsia="es-CL"/>
              </w:rPr>
            </w:pPr>
            <w:r w:rsidRPr="00EF52A2">
              <w:rPr>
                <w:b/>
                <w:bCs/>
                <w:color w:val="000000"/>
                <w:lang w:eastAsia="es-CL"/>
              </w:rPr>
              <w:t>X</w:t>
            </w:r>
          </w:p>
        </w:tc>
        <w:tc>
          <w:tcPr>
            <w:tcW w:w="724" w:type="dxa"/>
            <w:tcBorders>
              <w:top w:val="single" w:sz="4" w:space="0" w:color="auto"/>
              <w:left w:val="nil"/>
              <w:bottom w:val="single" w:sz="4" w:space="0" w:color="auto"/>
              <w:right w:val="single" w:sz="4" w:space="0" w:color="auto"/>
            </w:tcBorders>
            <w:shd w:val="clear" w:color="auto" w:fill="auto"/>
            <w:noWrap/>
            <w:vAlign w:val="center"/>
            <w:hideMark/>
          </w:tcPr>
          <w:p w14:paraId="02044304" w14:textId="77777777" w:rsidR="00F36F0B" w:rsidRPr="00EF52A2" w:rsidRDefault="00F36F0B" w:rsidP="00F36F0B">
            <w:pPr>
              <w:jc w:val="center"/>
              <w:rPr>
                <w:b/>
                <w:bCs/>
                <w:color w:val="000000"/>
                <w:lang w:eastAsia="es-CL"/>
              </w:rPr>
            </w:pPr>
            <w:r w:rsidRPr="00EF52A2">
              <w:rPr>
                <w:b/>
                <w:bCs/>
                <w:color w:val="000000"/>
                <w:lang w:eastAsia="es-CL"/>
              </w:rPr>
              <w:t> </w:t>
            </w:r>
          </w:p>
        </w:tc>
        <w:tc>
          <w:tcPr>
            <w:tcW w:w="736" w:type="dxa"/>
            <w:tcBorders>
              <w:top w:val="single" w:sz="4" w:space="0" w:color="auto"/>
              <w:left w:val="nil"/>
              <w:bottom w:val="single" w:sz="4" w:space="0" w:color="auto"/>
              <w:right w:val="single" w:sz="4" w:space="0" w:color="auto"/>
            </w:tcBorders>
            <w:shd w:val="clear" w:color="auto" w:fill="auto"/>
            <w:noWrap/>
            <w:vAlign w:val="center"/>
            <w:hideMark/>
          </w:tcPr>
          <w:p w14:paraId="788BB23D" w14:textId="77777777" w:rsidR="00F36F0B" w:rsidRPr="00EF52A2" w:rsidRDefault="00F36F0B" w:rsidP="00F36F0B">
            <w:pPr>
              <w:jc w:val="center"/>
              <w:rPr>
                <w:b/>
                <w:bCs/>
                <w:color w:val="000000"/>
                <w:lang w:eastAsia="es-CL"/>
              </w:rPr>
            </w:pPr>
            <w:r w:rsidRPr="00EF52A2">
              <w:rPr>
                <w:b/>
                <w:bCs/>
                <w:color w:val="000000"/>
                <w:lang w:eastAsia="es-CL"/>
              </w:rPr>
              <w:t> </w:t>
            </w:r>
          </w:p>
        </w:tc>
        <w:tc>
          <w:tcPr>
            <w:tcW w:w="805" w:type="dxa"/>
            <w:tcBorders>
              <w:top w:val="single" w:sz="4" w:space="0" w:color="auto"/>
              <w:left w:val="nil"/>
              <w:bottom w:val="single" w:sz="4" w:space="0" w:color="auto"/>
              <w:right w:val="single" w:sz="4" w:space="0" w:color="auto"/>
            </w:tcBorders>
          </w:tcPr>
          <w:p w14:paraId="2241BA70"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4E9A10DC" w14:textId="77777777" w:rsidR="00F36F0B" w:rsidRPr="00EF52A2" w:rsidRDefault="00F36F0B" w:rsidP="00F36F0B">
            <w:pPr>
              <w:jc w:val="center"/>
              <w:rPr>
                <w:b/>
                <w:bCs/>
                <w:color w:val="000000"/>
                <w:lang w:eastAsia="es-CL"/>
              </w:rPr>
            </w:pPr>
          </w:p>
        </w:tc>
        <w:tc>
          <w:tcPr>
            <w:tcW w:w="7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5AE47"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single" w:sz="4" w:space="0" w:color="auto"/>
              <w:left w:val="nil"/>
              <w:bottom w:val="single" w:sz="4" w:space="0" w:color="auto"/>
              <w:right w:val="single" w:sz="4" w:space="0" w:color="auto"/>
            </w:tcBorders>
            <w:shd w:val="clear" w:color="auto" w:fill="auto"/>
            <w:noWrap/>
            <w:vAlign w:val="center"/>
            <w:hideMark/>
          </w:tcPr>
          <w:p w14:paraId="2E7B91EA"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single" w:sz="4" w:space="0" w:color="auto"/>
              <w:left w:val="nil"/>
              <w:bottom w:val="single" w:sz="4" w:space="0" w:color="auto"/>
              <w:right w:val="single" w:sz="4" w:space="0" w:color="auto"/>
            </w:tcBorders>
            <w:noWrap/>
            <w:vAlign w:val="center"/>
            <w:hideMark/>
          </w:tcPr>
          <w:p w14:paraId="559999B8"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00AB0E46" w14:textId="77777777" w:rsidR="00F36F0B" w:rsidRPr="00EF52A2" w:rsidRDefault="00F36F0B" w:rsidP="00F36F0B">
            <w:pPr>
              <w:rPr>
                <w:rFonts w:ascii="Times New Roman" w:hAnsi="Times New Roman" w:cs="Times New Roman"/>
                <w:sz w:val="20"/>
                <w:szCs w:val="20"/>
                <w:lang w:eastAsia="es-CL"/>
              </w:rPr>
            </w:pPr>
          </w:p>
        </w:tc>
      </w:tr>
      <w:tr w:rsidR="00C820FF" w:rsidRPr="00EF52A2" w14:paraId="07149769" w14:textId="77777777" w:rsidTr="00C820FF">
        <w:trPr>
          <w:trHeight w:val="570"/>
        </w:trPr>
        <w:tc>
          <w:tcPr>
            <w:tcW w:w="4381" w:type="dxa"/>
            <w:tcBorders>
              <w:top w:val="nil"/>
              <w:left w:val="single" w:sz="4" w:space="0" w:color="auto"/>
              <w:bottom w:val="single" w:sz="4" w:space="0" w:color="auto"/>
              <w:right w:val="single" w:sz="4" w:space="0" w:color="auto"/>
            </w:tcBorders>
            <w:shd w:val="clear" w:color="auto" w:fill="auto"/>
            <w:vAlign w:val="bottom"/>
            <w:hideMark/>
          </w:tcPr>
          <w:p w14:paraId="271D8FE9" w14:textId="77777777" w:rsidR="00F36F0B" w:rsidRPr="00EF52A2" w:rsidRDefault="00F36F0B" w:rsidP="00F36F0B">
            <w:pPr>
              <w:rPr>
                <w:color w:val="000000"/>
                <w:lang w:eastAsia="es-CL"/>
              </w:rPr>
            </w:pPr>
            <w:r w:rsidRPr="00EF52A2">
              <w:rPr>
                <w:color w:val="000000"/>
                <w:lang w:eastAsia="es-CL"/>
              </w:rPr>
              <w:t>Documento de requerimientos de interfases de software</w:t>
            </w:r>
          </w:p>
        </w:tc>
        <w:tc>
          <w:tcPr>
            <w:tcW w:w="1827" w:type="dxa"/>
            <w:tcBorders>
              <w:top w:val="nil"/>
              <w:left w:val="nil"/>
              <w:bottom w:val="single" w:sz="4" w:space="0" w:color="auto"/>
              <w:right w:val="single" w:sz="4" w:space="0" w:color="auto"/>
            </w:tcBorders>
            <w:shd w:val="clear" w:color="auto" w:fill="auto"/>
            <w:noWrap/>
            <w:hideMark/>
          </w:tcPr>
          <w:p w14:paraId="3426A98C" w14:textId="7936569D" w:rsidR="00F36F0B" w:rsidRPr="00EF52A2" w:rsidRDefault="00F36F0B" w:rsidP="00F36F0B">
            <w:pPr>
              <w:rPr>
                <w:color w:val="000000"/>
                <w:lang w:eastAsia="es-CL"/>
              </w:rPr>
            </w:pPr>
            <w:r>
              <w:rPr>
                <w:color w:val="000000"/>
                <w:lang w:val="es-419" w:eastAsia="es-CL"/>
              </w:rPr>
              <w:t>03200C00FOR02</w:t>
            </w:r>
            <w:r>
              <w:rPr>
                <w:lang w:val="es-419" w:eastAsia="es-CL"/>
              </w:rPr>
              <w:t>3</w:t>
            </w:r>
          </w:p>
        </w:tc>
        <w:tc>
          <w:tcPr>
            <w:tcW w:w="605" w:type="dxa"/>
            <w:tcBorders>
              <w:top w:val="single" w:sz="4" w:space="0" w:color="auto"/>
              <w:left w:val="nil"/>
              <w:bottom w:val="single" w:sz="4" w:space="0" w:color="auto"/>
              <w:right w:val="single" w:sz="4" w:space="0" w:color="auto"/>
            </w:tcBorders>
            <w:shd w:val="clear" w:color="auto" w:fill="auto"/>
          </w:tcPr>
          <w:p w14:paraId="4A4339C6" w14:textId="77777777" w:rsidR="00F36F0B" w:rsidRDefault="00F36F0B" w:rsidP="00F36F0B">
            <w:pPr>
              <w:jc w:val="center"/>
              <w:rPr>
                <w:b/>
                <w:bCs/>
                <w:color w:val="000000"/>
                <w:lang w:eastAsia="es-CL"/>
              </w:rPr>
            </w:pPr>
            <w:r>
              <w:rPr>
                <w:b/>
                <w:bCs/>
                <w:color w:val="000000"/>
                <w:lang w:eastAsia="es-CL"/>
              </w:rPr>
              <w:t>X</w:t>
            </w: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100C3993" w14:textId="77777777" w:rsidR="00F36F0B" w:rsidRPr="00EF52A2" w:rsidRDefault="00F36F0B" w:rsidP="00F36F0B">
            <w:pPr>
              <w:jc w:val="center"/>
              <w:rPr>
                <w:b/>
                <w:bCs/>
                <w:color w:val="000000"/>
                <w:lang w:eastAsia="es-CL"/>
              </w:rPr>
            </w:pPr>
            <w:r w:rsidRPr="00EF52A2">
              <w:rPr>
                <w:b/>
                <w:bCs/>
                <w:color w:val="000000"/>
                <w:lang w:eastAsia="es-CL"/>
              </w:rPr>
              <w:t>X</w:t>
            </w:r>
          </w:p>
        </w:tc>
        <w:tc>
          <w:tcPr>
            <w:tcW w:w="724" w:type="dxa"/>
            <w:tcBorders>
              <w:top w:val="nil"/>
              <w:left w:val="nil"/>
              <w:bottom w:val="single" w:sz="4" w:space="0" w:color="auto"/>
              <w:right w:val="single" w:sz="4" w:space="0" w:color="auto"/>
            </w:tcBorders>
            <w:shd w:val="clear" w:color="auto" w:fill="auto"/>
            <w:noWrap/>
            <w:vAlign w:val="center"/>
            <w:hideMark/>
          </w:tcPr>
          <w:p w14:paraId="40096B4F" w14:textId="77777777" w:rsidR="00F36F0B" w:rsidRPr="00EF52A2" w:rsidRDefault="00F36F0B" w:rsidP="00F36F0B">
            <w:pPr>
              <w:jc w:val="center"/>
              <w:rPr>
                <w:b/>
                <w:bCs/>
                <w:color w:val="000000"/>
                <w:lang w:eastAsia="es-CL"/>
              </w:rPr>
            </w:pPr>
            <w:r w:rsidRPr="00EF52A2">
              <w:rPr>
                <w:b/>
                <w:bCs/>
                <w:color w:val="000000"/>
                <w:lang w:eastAsia="es-CL"/>
              </w:rPr>
              <w:t> </w:t>
            </w:r>
          </w:p>
        </w:tc>
        <w:tc>
          <w:tcPr>
            <w:tcW w:w="736" w:type="dxa"/>
            <w:tcBorders>
              <w:top w:val="nil"/>
              <w:left w:val="nil"/>
              <w:bottom w:val="single" w:sz="4" w:space="0" w:color="auto"/>
              <w:right w:val="single" w:sz="4" w:space="0" w:color="auto"/>
            </w:tcBorders>
            <w:shd w:val="clear" w:color="auto" w:fill="auto"/>
            <w:noWrap/>
            <w:vAlign w:val="center"/>
            <w:hideMark/>
          </w:tcPr>
          <w:p w14:paraId="4466844D" w14:textId="77777777" w:rsidR="00F36F0B" w:rsidRPr="00EF52A2" w:rsidRDefault="00F36F0B" w:rsidP="00F36F0B">
            <w:pPr>
              <w:jc w:val="center"/>
              <w:rPr>
                <w:b/>
                <w:bCs/>
                <w:color w:val="000000"/>
                <w:lang w:eastAsia="es-CL"/>
              </w:rPr>
            </w:pPr>
            <w:r w:rsidRPr="00EF52A2">
              <w:rPr>
                <w:b/>
                <w:bCs/>
                <w:color w:val="000000"/>
                <w:lang w:eastAsia="es-CL"/>
              </w:rPr>
              <w:t> </w:t>
            </w:r>
          </w:p>
        </w:tc>
        <w:tc>
          <w:tcPr>
            <w:tcW w:w="805" w:type="dxa"/>
            <w:tcBorders>
              <w:top w:val="single" w:sz="4" w:space="0" w:color="auto"/>
              <w:left w:val="nil"/>
              <w:bottom w:val="single" w:sz="4" w:space="0" w:color="auto"/>
              <w:right w:val="single" w:sz="4" w:space="0" w:color="auto"/>
            </w:tcBorders>
          </w:tcPr>
          <w:p w14:paraId="2BEE4635"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6F0816A0" w14:textId="77777777" w:rsidR="00F36F0B" w:rsidRPr="00EF52A2" w:rsidRDefault="00F36F0B" w:rsidP="00F36F0B">
            <w:pPr>
              <w:jc w:val="center"/>
              <w:rPr>
                <w:b/>
                <w:bCs/>
                <w:color w:val="000000"/>
                <w:lang w:eastAsia="es-CL"/>
              </w:rPr>
            </w:pP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2458DAE2"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nil"/>
              <w:left w:val="nil"/>
              <w:bottom w:val="single" w:sz="4" w:space="0" w:color="auto"/>
              <w:right w:val="single" w:sz="4" w:space="0" w:color="auto"/>
            </w:tcBorders>
            <w:shd w:val="clear" w:color="auto" w:fill="auto"/>
            <w:noWrap/>
            <w:vAlign w:val="center"/>
            <w:hideMark/>
          </w:tcPr>
          <w:p w14:paraId="7FD1D329"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nil"/>
              <w:left w:val="nil"/>
              <w:bottom w:val="single" w:sz="4" w:space="0" w:color="auto"/>
              <w:right w:val="single" w:sz="4" w:space="0" w:color="auto"/>
            </w:tcBorders>
            <w:noWrap/>
            <w:vAlign w:val="center"/>
            <w:hideMark/>
          </w:tcPr>
          <w:p w14:paraId="2F9EBB8A"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778D697B" w14:textId="77777777" w:rsidR="00F36F0B" w:rsidRPr="00EF52A2" w:rsidRDefault="00F36F0B" w:rsidP="00F36F0B">
            <w:pPr>
              <w:rPr>
                <w:rFonts w:ascii="Times New Roman" w:hAnsi="Times New Roman" w:cs="Times New Roman"/>
                <w:sz w:val="20"/>
                <w:szCs w:val="20"/>
                <w:lang w:eastAsia="es-CL"/>
              </w:rPr>
            </w:pPr>
          </w:p>
        </w:tc>
      </w:tr>
      <w:tr w:rsidR="00C820FF" w:rsidRPr="00EF52A2" w14:paraId="430685CB" w14:textId="77777777" w:rsidTr="00C820FF">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3C015735" w14:textId="77777777" w:rsidR="00F36F0B" w:rsidRPr="00EF52A2" w:rsidRDefault="00F36F0B" w:rsidP="00F36F0B">
            <w:pPr>
              <w:rPr>
                <w:color w:val="000000"/>
                <w:lang w:eastAsia="es-CL"/>
              </w:rPr>
            </w:pPr>
            <w:r w:rsidRPr="00EF52A2">
              <w:rPr>
                <w:color w:val="000000"/>
                <w:lang w:eastAsia="es-CL"/>
              </w:rPr>
              <w:t>Documento de Arquitectura de software</w:t>
            </w:r>
          </w:p>
        </w:tc>
        <w:tc>
          <w:tcPr>
            <w:tcW w:w="1827" w:type="dxa"/>
            <w:tcBorders>
              <w:top w:val="nil"/>
              <w:left w:val="nil"/>
              <w:bottom w:val="single" w:sz="4" w:space="0" w:color="auto"/>
              <w:right w:val="single" w:sz="4" w:space="0" w:color="auto"/>
            </w:tcBorders>
            <w:shd w:val="clear" w:color="auto" w:fill="auto"/>
            <w:noWrap/>
            <w:hideMark/>
          </w:tcPr>
          <w:p w14:paraId="1A7B71B6" w14:textId="5298B46E" w:rsidR="00F36F0B" w:rsidRPr="00EF52A2" w:rsidRDefault="00F36F0B" w:rsidP="00F36F0B">
            <w:pPr>
              <w:rPr>
                <w:color w:val="000000"/>
                <w:lang w:eastAsia="es-CL"/>
              </w:rPr>
            </w:pPr>
            <w:r>
              <w:rPr>
                <w:color w:val="000000"/>
                <w:lang w:val="es-419" w:eastAsia="es-CL"/>
              </w:rPr>
              <w:t>03200C00FOR02</w:t>
            </w:r>
            <w:r>
              <w:rPr>
                <w:lang w:val="es-419" w:eastAsia="es-CL"/>
              </w:rPr>
              <w:t>4</w:t>
            </w:r>
          </w:p>
        </w:tc>
        <w:tc>
          <w:tcPr>
            <w:tcW w:w="605" w:type="dxa"/>
            <w:tcBorders>
              <w:top w:val="single" w:sz="4" w:space="0" w:color="auto"/>
              <w:left w:val="nil"/>
              <w:bottom w:val="single" w:sz="4" w:space="0" w:color="auto"/>
              <w:right w:val="single" w:sz="4" w:space="0" w:color="auto"/>
            </w:tcBorders>
            <w:shd w:val="clear" w:color="auto" w:fill="auto"/>
          </w:tcPr>
          <w:p w14:paraId="0CC60459"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23A18AC6" w14:textId="77777777" w:rsidR="00F36F0B" w:rsidRPr="00EF52A2" w:rsidRDefault="00F36F0B" w:rsidP="00F36F0B">
            <w:pPr>
              <w:jc w:val="center"/>
              <w:rPr>
                <w:b/>
                <w:bCs/>
                <w:color w:val="000000"/>
                <w:lang w:eastAsia="es-CL"/>
              </w:rPr>
            </w:pPr>
            <w:r>
              <w:rPr>
                <w:b/>
                <w:bCs/>
                <w:color w:val="000000"/>
                <w:lang w:eastAsia="es-CL"/>
              </w:rPr>
              <w:t>X</w:t>
            </w:r>
          </w:p>
        </w:tc>
        <w:tc>
          <w:tcPr>
            <w:tcW w:w="724" w:type="dxa"/>
            <w:tcBorders>
              <w:top w:val="nil"/>
              <w:left w:val="nil"/>
              <w:bottom w:val="single" w:sz="4" w:space="0" w:color="auto"/>
              <w:right w:val="single" w:sz="4" w:space="0" w:color="auto"/>
            </w:tcBorders>
            <w:shd w:val="clear" w:color="auto" w:fill="auto"/>
            <w:noWrap/>
            <w:vAlign w:val="center"/>
            <w:hideMark/>
          </w:tcPr>
          <w:p w14:paraId="07558980" w14:textId="77777777" w:rsidR="00F36F0B" w:rsidRPr="00EF52A2" w:rsidRDefault="00F36F0B" w:rsidP="00F36F0B">
            <w:pPr>
              <w:jc w:val="center"/>
              <w:rPr>
                <w:b/>
                <w:bCs/>
                <w:color w:val="000000"/>
                <w:lang w:eastAsia="es-CL"/>
              </w:rPr>
            </w:pPr>
            <w:r w:rsidRPr="00EF52A2">
              <w:rPr>
                <w:b/>
                <w:bCs/>
                <w:color w:val="000000"/>
                <w:lang w:eastAsia="es-CL"/>
              </w:rPr>
              <w:t>X</w:t>
            </w:r>
          </w:p>
        </w:tc>
        <w:tc>
          <w:tcPr>
            <w:tcW w:w="736" w:type="dxa"/>
            <w:tcBorders>
              <w:top w:val="nil"/>
              <w:left w:val="nil"/>
              <w:bottom w:val="single" w:sz="4" w:space="0" w:color="auto"/>
              <w:right w:val="single" w:sz="4" w:space="0" w:color="auto"/>
            </w:tcBorders>
            <w:shd w:val="clear" w:color="auto" w:fill="auto"/>
            <w:noWrap/>
            <w:vAlign w:val="center"/>
            <w:hideMark/>
          </w:tcPr>
          <w:p w14:paraId="7788B67C" w14:textId="77777777" w:rsidR="00F36F0B" w:rsidRPr="00EF52A2" w:rsidRDefault="00F36F0B" w:rsidP="00F36F0B">
            <w:pPr>
              <w:jc w:val="center"/>
              <w:rPr>
                <w:b/>
                <w:bCs/>
                <w:color w:val="000000"/>
                <w:lang w:eastAsia="es-CL"/>
              </w:rPr>
            </w:pPr>
            <w:r w:rsidRPr="00EF52A2">
              <w:rPr>
                <w:b/>
                <w:bCs/>
                <w:color w:val="000000"/>
                <w:lang w:eastAsia="es-CL"/>
              </w:rPr>
              <w:t> X</w:t>
            </w:r>
          </w:p>
        </w:tc>
        <w:tc>
          <w:tcPr>
            <w:tcW w:w="805" w:type="dxa"/>
            <w:tcBorders>
              <w:top w:val="single" w:sz="4" w:space="0" w:color="auto"/>
              <w:left w:val="nil"/>
              <w:bottom w:val="single" w:sz="4" w:space="0" w:color="auto"/>
              <w:right w:val="single" w:sz="4" w:space="0" w:color="auto"/>
            </w:tcBorders>
          </w:tcPr>
          <w:p w14:paraId="52CD9BB9"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34DBD89B" w14:textId="77777777" w:rsidR="00F36F0B" w:rsidRPr="00EF52A2" w:rsidRDefault="00F36F0B" w:rsidP="00F36F0B">
            <w:pPr>
              <w:jc w:val="center"/>
              <w:rPr>
                <w:b/>
                <w:bCs/>
                <w:color w:val="000000"/>
                <w:lang w:eastAsia="es-CL"/>
              </w:rPr>
            </w:pP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71118853"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nil"/>
              <w:left w:val="nil"/>
              <w:bottom w:val="single" w:sz="4" w:space="0" w:color="auto"/>
              <w:right w:val="single" w:sz="4" w:space="0" w:color="auto"/>
            </w:tcBorders>
            <w:shd w:val="clear" w:color="auto" w:fill="auto"/>
            <w:noWrap/>
            <w:vAlign w:val="center"/>
            <w:hideMark/>
          </w:tcPr>
          <w:p w14:paraId="48A7C612"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nil"/>
              <w:left w:val="nil"/>
              <w:bottom w:val="single" w:sz="4" w:space="0" w:color="auto"/>
              <w:right w:val="single" w:sz="4" w:space="0" w:color="auto"/>
            </w:tcBorders>
            <w:noWrap/>
            <w:vAlign w:val="center"/>
            <w:hideMark/>
          </w:tcPr>
          <w:p w14:paraId="67668C5C"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64238DDF" w14:textId="77777777" w:rsidR="00F36F0B" w:rsidRPr="00EF52A2" w:rsidRDefault="00F36F0B" w:rsidP="00F36F0B">
            <w:pPr>
              <w:rPr>
                <w:rFonts w:ascii="Times New Roman" w:hAnsi="Times New Roman" w:cs="Times New Roman"/>
                <w:sz w:val="20"/>
                <w:szCs w:val="20"/>
                <w:lang w:eastAsia="es-CL"/>
              </w:rPr>
            </w:pPr>
          </w:p>
        </w:tc>
      </w:tr>
      <w:tr w:rsidR="00C820FF" w:rsidRPr="00EF52A2" w14:paraId="195B7CCF" w14:textId="77777777" w:rsidTr="00C820FF">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6C479828" w14:textId="77777777" w:rsidR="00F36F0B" w:rsidRPr="00EF52A2" w:rsidRDefault="00F36F0B" w:rsidP="00F36F0B">
            <w:pPr>
              <w:rPr>
                <w:color w:val="000000"/>
                <w:lang w:eastAsia="es-CL"/>
              </w:rPr>
            </w:pPr>
            <w:r w:rsidRPr="00EF52A2">
              <w:rPr>
                <w:color w:val="000000"/>
                <w:lang w:eastAsia="es-CL"/>
              </w:rPr>
              <w:t>Guía de desarrollo de software</w:t>
            </w:r>
          </w:p>
        </w:tc>
        <w:tc>
          <w:tcPr>
            <w:tcW w:w="1827" w:type="dxa"/>
            <w:tcBorders>
              <w:top w:val="nil"/>
              <w:left w:val="nil"/>
              <w:bottom w:val="single" w:sz="4" w:space="0" w:color="auto"/>
              <w:right w:val="single" w:sz="4" w:space="0" w:color="auto"/>
            </w:tcBorders>
            <w:shd w:val="clear" w:color="auto" w:fill="auto"/>
            <w:noWrap/>
            <w:hideMark/>
          </w:tcPr>
          <w:p w14:paraId="11A52774" w14:textId="3220E04F" w:rsidR="00F36F0B" w:rsidRPr="00EF52A2" w:rsidRDefault="00F36F0B" w:rsidP="00F36F0B">
            <w:pPr>
              <w:rPr>
                <w:color w:val="000000"/>
                <w:lang w:eastAsia="es-CL"/>
              </w:rPr>
            </w:pPr>
            <w:r>
              <w:rPr>
                <w:color w:val="000000"/>
                <w:lang w:val="es-419" w:eastAsia="es-CL"/>
              </w:rPr>
              <w:t>03200C00FOR02</w:t>
            </w:r>
            <w:r>
              <w:rPr>
                <w:lang w:val="es-419" w:eastAsia="es-CL"/>
              </w:rPr>
              <w:t>5</w:t>
            </w:r>
          </w:p>
        </w:tc>
        <w:tc>
          <w:tcPr>
            <w:tcW w:w="605" w:type="dxa"/>
            <w:tcBorders>
              <w:top w:val="single" w:sz="4" w:space="0" w:color="auto"/>
              <w:left w:val="nil"/>
              <w:bottom w:val="single" w:sz="4" w:space="0" w:color="auto"/>
              <w:right w:val="single" w:sz="4" w:space="0" w:color="auto"/>
            </w:tcBorders>
            <w:shd w:val="clear" w:color="auto" w:fill="auto"/>
          </w:tcPr>
          <w:p w14:paraId="07E7366E"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4C1FD0A8" w14:textId="77777777" w:rsidR="00F36F0B" w:rsidRPr="00EF52A2" w:rsidRDefault="00F36F0B" w:rsidP="00F36F0B">
            <w:pPr>
              <w:jc w:val="center"/>
              <w:rPr>
                <w:b/>
                <w:bCs/>
                <w:color w:val="000000"/>
                <w:lang w:eastAsia="es-CL"/>
              </w:rPr>
            </w:pP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7B94ADCC" w14:textId="77777777" w:rsidR="00F36F0B" w:rsidRPr="00EF52A2" w:rsidRDefault="00F36F0B" w:rsidP="00F36F0B">
            <w:pPr>
              <w:jc w:val="center"/>
              <w:rPr>
                <w:b/>
                <w:bCs/>
                <w:color w:val="000000"/>
                <w:lang w:eastAsia="es-CL"/>
              </w:rPr>
            </w:pPr>
            <w:r w:rsidRPr="00EF52A2">
              <w:rPr>
                <w:b/>
                <w:bCs/>
                <w:color w:val="000000"/>
                <w:lang w:eastAsia="es-CL"/>
              </w:rPr>
              <w:t>X</w:t>
            </w:r>
          </w:p>
        </w:tc>
        <w:tc>
          <w:tcPr>
            <w:tcW w:w="736" w:type="dxa"/>
            <w:tcBorders>
              <w:top w:val="nil"/>
              <w:left w:val="nil"/>
              <w:bottom w:val="single" w:sz="4" w:space="0" w:color="auto"/>
              <w:right w:val="single" w:sz="4" w:space="0" w:color="auto"/>
            </w:tcBorders>
            <w:shd w:val="clear" w:color="auto" w:fill="auto"/>
            <w:noWrap/>
            <w:vAlign w:val="center"/>
            <w:hideMark/>
          </w:tcPr>
          <w:p w14:paraId="11DC531D" w14:textId="77777777" w:rsidR="00F36F0B" w:rsidRPr="00EF52A2" w:rsidRDefault="00F36F0B" w:rsidP="00F36F0B">
            <w:pPr>
              <w:jc w:val="center"/>
              <w:rPr>
                <w:b/>
                <w:bCs/>
                <w:color w:val="000000"/>
                <w:lang w:eastAsia="es-CL"/>
              </w:rPr>
            </w:pPr>
            <w:r>
              <w:rPr>
                <w:b/>
                <w:bCs/>
                <w:color w:val="000000"/>
                <w:lang w:eastAsia="es-CL"/>
              </w:rPr>
              <w:t>X</w:t>
            </w:r>
          </w:p>
        </w:tc>
        <w:tc>
          <w:tcPr>
            <w:tcW w:w="805" w:type="dxa"/>
            <w:tcBorders>
              <w:top w:val="single" w:sz="4" w:space="0" w:color="auto"/>
              <w:left w:val="nil"/>
              <w:bottom w:val="single" w:sz="4" w:space="0" w:color="auto"/>
              <w:right w:val="single" w:sz="4" w:space="0" w:color="auto"/>
            </w:tcBorders>
          </w:tcPr>
          <w:p w14:paraId="4C6D3782"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14F74401" w14:textId="77777777" w:rsidR="00F36F0B" w:rsidRPr="00EF52A2" w:rsidRDefault="00F36F0B" w:rsidP="00F36F0B">
            <w:pPr>
              <w:jc w:val="center"/>
              <w:rPr>
                <w:b/>
                <w:bCs/>
                <w:color w:val="000000"/>
                <w:lang w:eastAsia="es-CL"/>
              </w:rPr>
            </w:pP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6CF8A2AB"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nil"/>
              <w:left w:val="nil"/>
              <w:bottom w:val="single" w:sz="4" w:space="0" w:color="auto"/>
              <w:right w:val="single" w:sz="4" w:space="0" w:color="auto"/>
            </w:tcBorders>
            <w:shd w:val="clear" w:color="auto" w:fill="auto"/>
            <w:noWrap/>
            <w:vAlign w:val="center"/>
            <w:hideMark/>
          </w:tcPr>
          <w:p w14:paraId="19855ED4"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nil"/>
              <w:left w:val="nil"/>
              <w:bottom w:val="single" w:sz="4" w:space="0" w:color="auto"/>
              <w:right w:val="single" w:sz="4" w:space="0" w:color="auto"/>
            </w:tcBorders>
            <w:noWrap/>
            <w:vAlign w:val="center"/>
            <w:hideMark/>
          </w:tcPr>
          <w:p w14:paraId="2C93A34A"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36EC112B" w14:textId="77777777" w:rsidR="00F36F0B" w:rsidRPr="00EF52A2" w:rsidRDefault="00F36F0B" w:rsidP="00F36F0B">
            <w:pPr>
              <w:rPr>
                <w:rFonts w:ascii="Times New Roman" w:hAnsi="Times New Roman" w:cs="Times New Roman"/>
                <w:sz w:val="20"/>
                <w:szCs w:val="20"/>
                <w:lang w:eastAsia="es-CL"/>
              </w:rPr>
            </w:pPr>
          </w:p>
        </w:tc>
      </w:tr>
      <w:tr w:rsidR="00C820FF" w:rsidRPr="00EF52A2" w14:paraId="173DFD4C" w14:textId="77777777" w:rsidTr="00C820FF">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65CFD109" w14:textId="77777777" w:rsidR="00F36F0B" w:rsidRPr="00EF52A2" w:rsidRDefault="00F36F0B" w:rsidP="00F36F0B">
            <w:pPr>
              <w:rPr>
                <w:color w:val="000000"/>
                <w:lang w:eastAsia="es-CL"/>
              </w:rPr>
            </w:pPr>
            <w:r w:rsidRPr="00EF52A2">
              <w:rPr>
                <w:color w:val="000000"/>
                <w:lang w:eastAsia="es-CL"/>
              </w:rPr>
              <w:t>Documentos de control de interfases (ICD)</w:t>
            </w:r>
          </w:p>
        </w:tc>
        <w:tc>
          <w:tcPr>
            <w:tcW w:w="1827" w:type="dxa"/>
            <w:tcBorders>
              <w:top w:val="nil"/>
              <w:left w:val="nil"/>
              <w:bottom w:val="single" w:sz="4" w:space="0" w:color="auto"/>
              <w:right w:val="single" w:sz="4" w:space="0" w:color="auto"/>
            </w:tcBorders>
            <w:shd w:val="clear" w:color="auto" w:fill="auto"/>
            <w:noWrap/>
            <w:hideMark/>
          </w:tcPr>
          <w:p w14:paraId="70933D2E" w14:textId="5E2732C7" w:rsidR="00F36F0B" w:rsidRPr="00EF52A2" w:rsidRDefault="00F36F0B" w:rsidP="00F36F0B">
            <w:pPr>
              <w:rPr>
                <w:color w:val="000000"/>
                <w:lang w:eastAsia="es-CL"/>
              </w:rPr>
            </w:pPr>
            <w:r>
              <w:rPr>
                <w:color w:val="000000"/>
                <w:lang w:val="es-419" w:eastAsia="es-CL"/>
              </w:rPr>
              <w:t>03200C00FOR02</w:t>
            </w:r>
            <w:r>
              <w:rPr>
                <w:lang w:val="es-419" w:eastAsia="es-CL"/>
              </w:rPr>
              <w:t>6</w:t>
            </w:r>
          </w:p>
        </w:tc>
        <w:tc>
          <w:tcPr>
            <w:tcW w:w="605" w:type="dxa"/>
            <w:tcBorders>
              <w:top w:val="single" w:sz="4" w:space="0" w:color="auto"/>
              <w:left w:val="nil"/>
              <w:bottom w:val="single" w:sz="4" w:space="0" w:color="auto"/>
              <w:right w:val="single" w:sz="4" w:space="0" w:color="auto"/>
            </w:tcBorders>
            <w:shd w:val="clear" w:color="auto" w:fill="auto"/>
          </w:tcPr>
          <w:p w14:paraId="5B9EF1AA"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7BA9EC95" w14:textId="77777777" w:rsidR="00F36F0B" w:rsidRPr="00EF52A2" w:rsidRDefault="00F36F0B" w:rsidP="00F36F0B">
            <w:pPr>
              <w:jc w:val="center"/>
              <w:rPr>
                <w:b/>
                <w:bCs/>
                <w:color w:val="000000"/>
                <w:lang w:eastAsia="es-CL"/>
              </w:rPr>
            </w:pP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40E60A90" w14:textId="77777777" w:rsidR="00F36F0B" w:rsidRPr="00EF52A2" w:rsidRDefault="00F36F0B" w:rsidP="00F36F0B">
            <w:pPr>
              <w:jc w:val="center"/>
              <w:rPr>
                <w:b/>
                <w:bCs/>
                <w:color w:val="000000"/>
                <w:lang w:eastAsia="es-CL"/>
              </w:rPr>
            </w:pPr>
            <w:r w:rsidRPr="00EF52A2">
              <w:rPr>
                <w:b/>
                <w:bCs/>
                <w:color w:val="000000"/>
                <w:lang w:eastAsia="es-CL"/>
              </w:rPr>
              <w:t>X</w:t>
            </w:r>
          </w:p>
        </w:tc>
        <w:tc>
          <w:tcPr>
            <w:tcW w:w="736" w:type="dxa"/>
            <w:tcBorders>
              <w:top w:val="nil"/>
              <w:left w:val="nil"/>
              <w:bottom w:val="single" w:sz="4" w:space="0" w:color="auto"/>
              <w:right w:val="single" w:sz="4" w:space="0" w:color="auto"/>
            </w:tcBorders>
            <w:shd w:val="clear" w:color="auto" w:fill="auto"/>
            <w:noWrap/>
            <w:vAlign w:val="center"/>
            <w:hideMark/>
          </w:tcPr>
          <w:p w14:paraId="543008A8" w14:textId="77777777" w:rsidR="00F36F0B" w:rsidRPr="00EF52A2" w:rsidRDefault="00F36F0B" w:rsidP="00F36F0B">
            <w:pPr>
              <w:jc w:val="center"/>
              <w:rPr>
                <w:b/>
                <w:bCs/>
                <w:color w:val="000000"/>
                <w:lang w:eastAsia="es-CL"/>
              </w:rPr>
            </w:pPr>
            <w:r w:rsidRPr="00EF52A2">
              <w:rPr>
                <w:b/>
                <w:bCs/>
                <w:color w:val="000000"/>
                <w:lang w:eastAsia="es-CL"/>
              </w:rPr>
              <w:t> X</w:t>
            </w:r>
          </w:p>
        </w:tc>
        <w:tc>
          <w:tcPr>
            <w:tcW w:w="805" w:type="dxa"/>
            <w:tcBorders>
              <w:top w:val="single" w:sz="4" w:space="0" w:color="auto"/>
              <w:left w:val="nil"/>
              <w:bottom w:val="single" w:sz="4" w:space="0" w:color="auto"/>
              <w:right w:val="single" w:sz="4" w:space="0" w:color="auto"/>
            </w:tcBorders>
          </w:tcPr>
          <w:p w14:paraId="51C906C6"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2815A96E" w14:textId="77777777" w:rsidR="00F36F0B" w:rsidRPr="00EF52A2" w:rsidRDefault="00F36F0B" w:rsidP="00F36F0B">
            <w:pPr>
              <w:jc w:val="center"/>
              <w:rPr>
                <w:b/>
                <w:bCs/>
                <w:color w:val="000000"/>
                <w:lang w:eastAsia="es-CL"/>
              </w:rPr>
            </w:pP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6211B015"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nil"/>
              <w:left w:val="nil"/>
              <w:bottom w:val="single" w:sz="4" w:space="0" w:color="auto"/>
              <w:right w:val="single" w:sz="4" w:space="0" w:color="auto"/>
            </w:tcBorders>
            <w:shd w:val="clear" w:color="auto" w:fill="auto"/>
            <w:noWrap/>
            <w:vAlign w:val="center"/>
            <w:hideMark/>
          </w:tcPr>
          <w:p w14:paraId="5B9D0EA3"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nil"/>
              <w:left w:val="nil"/>
              <w:bottom w:val="single" w:sz="4" w:space="0" w:color="auto"/>
              <w:right w:val="single" w:sz="4" w:space="0" w:color="auto"/>
            </w:tcBorders>
            <w:noWrap/>
            <w:vAlign w:val="center"/>
            <w:hideMark/>
          </w:tcPr>
          <w:p w14:paraId="33476A78"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55CC3C9C" w14:textId="77777777" w:rsidR="00F36F0B" w:rsidRPr="00EF52A2" w:rsidRDefault="00F36F0B" w:rsidP="00F36F0B">
            <w:pPr>
              <w:rPr>
                <w:rFonts w:ascii="Times New Roman" w:hAnsi="Times New Roman" w:cs="Times New Roman"/>
                <w:sz w:val="20"/>
                <w:szCs w:val="20"/>
                <w:lang w:eastAsia="es-CL"/>
              </w:rPr>
            </w:pPr>
          </w:p>
        </w:tc>
      </w:tr>
      <w:tr w:rsidR="00C820FF" w:rsidRPr="00EF52A2" w14:paraId="08C9C2E3" w14:textId="77777777" w:rsidTr="00C820FF">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402B112B" w14:textId="77777777" w:rsidR="00F36F0B" w:rsidRPr="00EF52A2" w:rsidRDefault="00F36F0B" w:rsidP="00F36F0B">
            <w:pPr>
              <w:rPr>
                <w:color w:val="000000"/>
                <w:lang w:eastAsia="es-CL"/>
              </w:rPr>
            </w:pPr>
            <w:r w:rsidRPr="00EF52A2">
              <w:rPr>
                <w:color w:val="000000"/>
                <w:lang w:eastAsia="es-CL"/>
              </w:rPr>
              <w:t>Documento de diseño de Software</w:t>
            </w:r>
          </w:p>
        </w:tc>
        <w:tc>
          <w:tcPr>
            <w:tcW w:w="1827" w:type="dxa"/>
            <w:tcBorders>
              <w:top w:val="nil"/>
              <w:left w:val="nil"/>
              <w:bottom w:val="single" w:sz="4" w:space="0" w:color="auto"/>
              <w:right w:val="single" w:sz="4" w:space="0" w:color="auto"/>
            </w:tcBorders>
            <w:shd w:val="clear" w:color="auto" w:fill="auto"/>
            <w:noWrap/>
            <w:hideMark/>
          </w:tcPr>
          <w:p w14:paraId="4F3E802D" w14:textId="7C6E29A1" w:rsidR="00F36F0B" w:rsidRPr="00EF52A2" w:rsidRDefault="00F36F0B" w:rsidP="00F36F0B">
            <w:pPr>
              <w:rPr>
                <w:color w:val="000000"/>
                <w:lang w:eastAsia="es-CL"/>
              </w:rPr>
            </w:pPr>
            <w:r>
              <w:rPr>
                <w:color w:val="000000"/>
                <w:lang w:val="es-419" w:eastAsia="es-CL"/>
              </w:rPr>
              <w:t>03200C00FOR02</w:t>
            </w:r>
            <w:r>
              <w:rPr>
                <w:lang w:val="es-419" w:eastAsia="es-CL"/>
              </w:rPr>
              <w:t>7</w:t>
            </w:r>
          </w:p>
        </w:tc>
        <w:tc>
          <w:tcPr>
            <w:tcW w:w="605" w:type="dxa"/>
            <w:tcBorders>
              <w:top w:val="single" w:sz="4" w:space="0" w:color="auto"/>
              <w:left w:val="nil"/>
              <w:bottom w:val="single" w:sz="4" w:space="0" w:color="auto"/>
              <w:right w:val="single" w:sz="4" w:space="0" w:color="auto"/>
            </w:tcBorders>
            <w:shd w:val="clear" w:color="auto" w:fill="auto"/>
          </w:tcPr>
          <w:p w14:paraId="2BC82B38"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392EDA43" w14:textId="0FB82DC7" w:rsidR="00F36F0B" w:rsidRPr="00EF52A2" w:rsidRDefault="00F36F0B" w:rsidP="00F36F0B">
            <w:pPr>
              <w:jc w:val="center"/>
              <w:rPr>
                <w:b/>
                <w:bCs/>
                <w:color w:val="000000"/>
                <w:lang w:eastAsia="es-CL"/>
              </w:rPr>
            </w:pPr>
            <w:r>
              <w:rPr>
                <w:b/>
                <w:bCs/>
                <w:color w:val="000000"/>
                <w:lang w:eastAsia="es-CL"/>
              </w:rPr>
              <w:t>X</w:t>
            </w: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55780ACA" w14:textId="77777777" w:rsidR="00F36F0B" w:rsidRPr="00EF52A2" w:rsidRDefault="00F36F0B" w:rsidP="00F36F0B">
            <w:pPr>
              <w:jc w:val="center"/>
              <w:rPr>
                <w:b/>
                <w:bCs/>
                <w:color w:val="000000"/>
                <w:lang w:eastAsia="es-CL"/>
              </w:rPr>
            </w:pPr>
            <w:r w:rsidRPr="00EF52A2">
              <w:rPr>
                <w:b/>
                <w:bCs/>
                <w:color w:val="000000"/>
                <w:lang w:eastAsia="es-CL"/>
              </w:rPr>
              <w:t>X</w:t>
            </w:r>
          </w:p>
        </w:tc>
        <w:tc>
          <w:tcPr>
            <w:tcW w:w="736" w:type="dxa"/>
            <w:tcBorders>
              <w:top w:val="nil"/>
              <w:left w:val="nil"/>
              <w:bottom w:val="single" w:sz="4" w:space="0" w:color="auto"/>
              <w:right w:val="single" w:sz="4" w:space="0" w:color="auto"/>
            </w:tcBorders>
            <w:shd w:val="clear" w:color="auto" w:fill="auto"/>
            <w:noWrap/>
            <w:vAlign w:val="center"/>
            <w:hideMark/>
          </w:tcPr>
          <w:p w14:paraId="7942C80A" w14:textId="77777777" w:rsidR="00F36F0B" w:rsidRPr="00EF52A2" w:rsidRDefault="00F36F0B" w:rsidP="00F36F0B">
            <w:pPr>
              <w:jc w:val="center"/>
              <w:rPr>
                <w:b/>
                <w:bCs/>
                <w:color w:val="000000"/>
                <w:lang w:eastAsia="es-CL"/>
              </w:rPr>
            </w:pPr>
            <w:r w:rsidRPr="00EF52A2">
              <w:rPr>
                <w:b/>
                <w:bCs/>
                <w:color w:val="000000"/>
                <w:lang w:eastAsia="es-CL"/>
              </w:rPr>
              <w:t>X</w:t>
            </w:r>
          </w:p>
        </w:tc>
        <w:tc>
          <w:tcPr>
            <w:tcW w:w="805" w:type="dxa"/>
            <w:tcBorders>
              <w:top w:val="single" w:sz="4" w:space="0" w:color="auto"/>
              <w:left w:val="nil"/>
              <w:bottom w:val="single" w:sz="4" w:space="0" w:color="auto"/>
              <w:right w:val="single" w:sz="4" w:space="0" w:color="auto"/>
            </w:tcBorders>
          </w:tcPr>
          <w:p w14:paraId="12010D9D"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4D73FBC1" w14:textId="77777777" w:rsidR="00F36F0B" w:rsidRPr="00EF52A2" w:rsidRDefault="00F36F0B" w:rsidP="00F36F0B">
            <w:pPr>
              <w:jc w:val="center"/>
              <w:rPr>
                <w:b/>
                <w:bCs/>
                <w:color w:val="000000"/>
                <w:lang w:eastAsia="es-CL"/>
              </w:rPr>
            </w:pP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758DEC08"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nil"/>
              <w:left w:val="nil"/>
              <w:bottom w:val="single" w:sz="4" w:space="0" w:color="auto"/>
              <w:right w:val="single" w:sz="4" w:space="0" w:color="auto"/>
            </w:tcBorders>
            <w:shd w:val="clear" w:color="auto" w:fill="auto"/>
            <w:noWrap/>
            <w:vAlign w:val="center"/>
            <w:hideMark/>
          </w:tcPr>
          <w:p w14:paraId="60A4F5B3"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nil"/>
              <w:left w:val="nil"/>
              <w:bottom w:val="single" w:sz="4" w:space="0" w:color="auto"/>
              <w:right w:val="single" w:sz="4" w:space="0" w:color="auto"/>
            </w:tcBorders>
            <w:noWrap/>
            <w:vAlign w:val="center"/>
            <w:hideMark/>
          </w:tcPr>
          <w:p w14:paraId="3372CB8A"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55F73C1B" w14:textId="77777777" w:rsidR="00F36F0B" w:rsidRPr="00EF52A2" w:rsidRDefault="00F36F0B" w:rsidP="00F36F0B">
            <w:pPr>
              <w:rPr>
                <w:rFonts w:ascii="Times New Roman" w:hAnsi="Times New Roman" w:cs="Times New Roman"/>
                <w:sz w:val="20"/>
                <w:szCs w:val="20"/>
                <w:lang w:eastAsia="es-CL"/>
              </w:rPr>
            </w:pPr>
          </w:p>
        </w:tc>
      </w:tr>
      <w:tr w:rsidR="00F36F0B" w:rsidRPr="00EF52A2" w14:paraId="196A9726" w14:textId="77777777" w:rsidTr="00ED5695">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3F46213B" w14:textId="77777777" w:rsidR="00F36F0B" w:rsidRPr="00EF52A2" w:rsidRDefault="00F36F0B" w:rsidP="00F36F0B">
            <w:pPr>
              <w:rPr>
                <w:color w:val="000000"/>
                <w:lang w:eastAsia="es-CL"/>
              </w:rPr>
            </w:pPr>
            <w:r w:rsidRPr="00EF52A2">
              <w:rPr>
                <w:color w:val="000000"/>
                <w:lang w:eastAsia="es-CL"/>
              </w:rPr>
              <w:t>Código fuente</w:t>
            </w:r>
          </w:p>
        </w:tc>
        <w:tc>
          <w:tcPr>
            <w:tcW w:w="1827" w:type="dxa"/>
            <w:tcBorders>
              <w:top w:val="nil"/>
              <w:left w:val="nil"/>
              <w:bottom w:val="single" w:sz="4" w:space="0" w:color="auto"/>
              <w:right w:val="single" w:sz="4" w:space="0" w:color="auto"/>
            </w:tcBorders>
            <w:shd w:val="clear" w:color="auto" w:fill="auto"/>
            <w:noWrap/>
            <w:vAlign w:val="bottom"/>
            <w:hideMark/>
          </w:tcPr>
          <w:p w14:paraId="0075B911" w14:textId="16AE99EB" w:rsidR="00F36F0B" w:rsidRPr="00EF52A2" w:rsidRDefault="00F36F0B" w:rsidP="00F36F0B">
            <w:pPr>
              <w:rPr>
                <w:color w:val="000000"/>
                <w:lang w:eastAsia="es-CL"/>
              </w:rPr>
            </w:pPr>
            <w:r>
              <w:rPr>
                <w:color w:val="000000"/>
                <w:lang w:val="es-419" w:eastAsia="es-CL"/>
              </w:rPr>
              <w:t> </w:t>
            </w:r>
          </w:p>
        </w:tc>
        <w:tc>
          <w:tcPr>
            <w:tcW w:w="605" w:type="dxa"/>
            <w:tcBorders>
              <w:top w:val="single" w:sz="4" w:space="0" w:color="auto"/>
              <w:left w:val="nil"/>
              <w:bottom w:val="single" w:sz="4" w:space="0" w:color="auto"/>
              <w:right w:val="single" w:sz="4" w:space="0" w:color="auto"/>
            </w:tcBorders>
            <w:shd w:val="clear" w:color="auto" w:fill="auto"/>
          </w:tcPr>
          <w:p w14:paraId="3F49727B"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7FB9A016" w14:textId="77777777" w:rsidR="00F36F0B" w:rsidRPr="00EF52A2" w:rsidRDefault="00F36F0B" w:rsidP="00F36F0B">
            <w:pPr>
              <w:jc w:val="center"/>
              <w:rPr>
                <w:b/>
                <w:bCs/>
                <w:color w:val="000000"/>
                <w:lang w:eastAsia="es-CL"/>
              </w:rPr>
            </w:pP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0F3F7BA2" w14:textId="77777777" w:rsidR="00F36F0B" w:rsidRPr="00EF52A2" w:rsidRDefault="00F36F0B" w:rsidP="00F36F0B">
            <w:pPr>
              <w:jc w:val="center"/>
              <w:rPr>
                <w:b/>
                <w:bCs/>
                <w:color w:val="000000"/>
                <w:lang w:eastAsia="es-CL"/>
              </w:rPr>
            </w:pPr>
            <w:r w:rsidRPr="00EF52A2">
              <w:rPr>
                <w:b/>
                <w:bCs/>
                <w:color w:val="000000"/>
                <w:lang w:eastAsia="es-CL"/>
              </w:rPr>
              <w:t> </w:t>
            </w:r>
          </w:p>
        </w:tc>
        <w:tc>
          <w:tcPr>
            <w:tcW w:w="736" w:type="dxa"/>
            <w:tcBorders>
              <w:top w:val="nil"/>
              <w:left w:val="nil"/>
              <w:bottom w:val="single" w:sz="4" w:space="0" w:color="auto"/>
              <w:right w:val="single" w:sz="4" w:space="0" w:color="auto"/>
            </w:tcBorders>
            <w:shd w:val="clear" w:color="auto" w:fill="auto"/>
            <w:noWrap/>
            <w:vAlign w:val="center"/>
            <w:hideMark/>
          </w:tcPr>
          <w:p w14:paraId="1176B146" w14:textId="77777777" w:rsidR="00F36F0B" w:rsidRPr="00EF52A2" w:rsidRDefault="00F36F0B" w:rsidP="00F36F0B">
            <w:pPr>
              <w:jc w:val="center"/>
              <w:rPr>
                <w:b/>
                <w:bCs/>
                <w:color w:val="000000"/>
                <w:lang w:eastAsia="es-CL"/>
              </w:rPr>
            </w:pPr>
            <w:r w:rsidRPr="00EF52A2">
              <w:rPr>
                <w:b/>
                <w:bCs/>
                <w:color w:val="000000"/>
                <w:lang w:eastAsia="es-CL"/>
              </w:rPr>
              <w:t> </w:t>
            </w:r>
          </w:p>
        </w:tc>
        <w:tc>
          <w:tcPr>
            <w:tcW w:w="805" w:type="dxa"/>
            <w:tcBorders>
              <w:top w:val="single" w:sz="4" w:space="0" w:color="auto"/>
              <w:left w:val="nil"/>
              <w:bottom w:val="single" w:sz="4" w:space="0" w:color="auto"/>
              <w:right w:val="single" w:sz="4" w:space="0" w:color="auto"/>
            </w:tcBorders>
          </w:tcPr>
          <w:p w14:paraId="117B7F7B" w14:textId="77777777" w:rsidR="00F36F0B" w:rsidRPr="00EF52A2" w:rsidRDefault="00F36F0B" w:rsidP="00F36F0B">
            <w:pPr>
              <w:jc w:val="center"/>
              <w:rPr>
                <w:b/>
                <w:bCs/>
                <w:color w:val="000000"/>
                <w:lang w:eastAsia="es-CL"/>
              </w:rPr>
            </w:pPr>
          </w:p>
        </w:tc>
        <w:tc>
          <w:tcPr>
            <w:tcW w:w="911" w:type="dxa"/>
            <w:tcBorders>
              <w:top w:val="single" w:sz="4" w:space="0" w:color="auto"/>
              <w:left w:val="single" w:sz="4" w:space="0" w:color="auto"/>
              <w:bottom w:val="single" w:sz="4" w:space="0" w:color="auto"/>
              <w:right w:val="single" w:sz="4" w:space="0" w:color="auto"/>
            </w:tcBorders>
          </w:tcPr>
          <w:p w14:paraId="49D65C3D" w14:textId="77777777" w:rsidR="00F36F0B" w:rsidRPr="00EF52A2" w:rsidRDefault="00F36F0B" w:rsidP="00F36F0B">
            <w:pPr>
              <w:jc w:val="center"/>
              <w:rPr>
                <w:b/>
                <w:bCs/>
                <w:color w:val="000000"/>
                <w:lang w:eastAsia="es-CL"/>
              </w:rPr>
            </w:pP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3F9D5FBC" w14:textId="77777777" w:rsidR="00F36F0B" w:rsidRPr="00EF52A2" w:rsidRDefault="00F36F0B" w:rsidP="00F36F0B">
            <w:pPr>
              <w:jc w:val="center"/>
              <w:rPr>
                <w:b/>
                <w:bCs/>
                <w:color w:val="000000"/>
                <w:lang w:eastAsia="es-CL"/>
              </w:rPr>
            </w:pPr>
            <w:r w:rsidRPr="00EF52A2">
              <w:rPr>
                <w:b/>
                <w:bCs/>
                <w:color w:val="000000"/>
                <w:lang w:eastAsia="es-CL"/>
              </w:rPr>
              <w:t> </w:t>
            </w:r>
          </w:p>
        </w:tc>
        <w:tc>
          <w:tcPr>
            <w:tcW w:w="687" w:type="dxa"/>
            <w:tcBorders>
              <w:top w:val="nil"/>
              <w:left w:val="nil"/>
              <w:bottom w:val="single" w:sz="4" w:space="0" w:color="auto"/>
              <w:right w:val="single" w:sz="4" w:space="0" w:color="auto"/>
            </w:tcBorders>
            <w:shd w:val="clear" w:color="auto" w:fill="auto"/>
            <w:noWrap/>
            <w:vAlign w:val="center"/>
            <w:hideMark/>
          </w:tcPr>
          <w:p w14:paraId="136E8564" w14:textId="77777777" w:rsidR="00F36F0B" w:rsidRPr="00EF52A2" w:rsidRDefault="00F36F0B" w:rsidP="00F36F0B">
            <w:pPr>
              <w:jc w:val="center"/>
              <w:rPr>
                <w:b/>
                <w:bCs/>
                <w:color w:val="000000"/>
                <w:lang w:eastAsia="es-CL"/>
              </w:rPr>
            </w:pPr>
            <w:r w:rsidRPr="00EF52A2">
              <w:rPr>
                <w:b/>
                <w:bCs/>
                <w:color w:val="000000"/>
                <w:lang w:eastAsia="es-CL"/>
              </w:rPr>
              <w:t> </w:t>
            </w:r>
          </w:p>
        </w:tc>
        <w:tc>
          <w:tcPr>
            <w:tcW w:w="785" w:type="dxa"/>
            <w:tcBorders>
              <w:top w:val="nil"/>
              <w:left w:val="nil"/>
              <w:bottom w:val="single" w:sz="4" w:space="0" w:color="auto"/>
              <w:right w:val="single" w:sz="4" w:space="0" w:color="auto"/>
            </w:tcBorders>
            <w:noWrap/>
            <w:vAlign w:val="center"/>
            <w:hideMark/>
          </w:tcPr>
          <w:p w14:paraId="12001BDB"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293961D3" w14:textId="77777777" w:rsidR="00F36F0B" w:rsidRPr="00EF52A2" w:rsidRDefault="00F36F0B" w:rsidP="00F36F0B">
            <w:pPr>
              <w:rPr>
                <w:rFonts w:ascii="Times New Roman" w:hAnsi="Times New Roman" w:cs="Times New Roman"/>
                <w:sz w:val="20"/>
                <w:szCs w:val="20"/>
                <w:lang w:eastAsia="es-CL"/>
              </w:rPr>
            </w:pPr>
          </w:p>
        </w:tc>
      </w:tr>
      <w:tr w:rsidR="00F36F0B" w:rsidRPr="00EF52A2" w14:paraId="303913D5" w14:textId="77777777" w:rsidTr="00ED5695">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293548D3" w14:textId="77777777" w:rsidR="00F36F0B" w:rsidRPr="00EF52A2" w:rsidRDefault="00F36F0B" w:rsidP="00F36F0B">
            <w:pPr>
              <w:rPr>
                <w:color w:val="000000"/>
                <w:lang w:eastAsia="es-CL"/>
              </w:rPr>
            </w:pPr>
            <w:r w:rsidRPr="00EF52A2">
              <w:rPr>
                <w:color w:val="000000"/>
                <w:lang w:eastAsia="es-CL"/>
              </w:rPr>
              <w:t>Instaladores</w:t>
            </w:r>
          </w:p>
        </w:tc>
        <w:tc>
          <w:tcPr>
            <w:tcW w:w="1827" w:type="dxa"/>
            <w:tcBorders>
              <w:top w:val="nil"/>
              <w:left w:val="nil"/>
              <w:bottom w:val="single" w:sz="4" w:space="0" w:color="auto"/>
              <w:right w:val="single" w:sz="4" w:space="0" w:color="auto"/>
            </w:tcBorders>
            <w:shd w:val="clear" w:color="auto" w:fill="auto"/>
            <w:noWrap/>
            <w:vAlign w:val="bottom"/>
            <w:hideMark/>
          </w:tcPr>
          <w:p w14:paraId="7C378D15" w14:textId="75B5957E" w:rsidR="00F36F0B" w:rsidRPr="00EF52A2" w:rsidRDefault="00F36F0B" w:rsidP="00F36F0B">
            <w:pPr>
              <w:rPr>
                <w:color w:val="000000"/>
                <w:lang w:eastAsia="es-CL"/>
              </w:rPr>
            </w:pPr>
            <w:r>
              <w:rPr>
                <w:color w:val="000000"/>
                <w:lang w:val="es-419" w:eastAsia="es-CL"/>
              </w:rPr>
              <w:t> </w:t>
            </w:r>
          </w:p>
        </w:tc>
        <w:tc>
          <w:tcPr>
            <w:tcW w:w="605" w:type="dxa"/>
            <w:tcBorders>
              <w:top w:val="single" w:sz="4" w:space="0" w:color="auto"/>
              <w:left w:val="nil"/>
              <w:bottom w:val="single" w:sz="4" w:space="0" w:color="auto"/>
              <w:right w:val="single" w:sz="4" w:space="0" w:color="auto"/>
            </w:tcBorders>
            <w:shd w:val="clear" w:color="auto" w:fill="auto"/>
          </w:tcPr>
          <w:p w14:paraId="7A2C54F0"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11C37433" w14:textId="77777777" w:rsidR="00F36F0B" w:rsidRPr="00EF52A2" w:rsidRDefault="00F36F0B" w:rsidP="00F36F0B">
            <w:pPr>
              <w:jc w:val="center"/>
              <w:rPr>
                <w:b/>
                <w:bCs/>
                <w:color w:val="000000"/>
                <w:lang w:eastAsia="es-CL"/>
              </w:rPr>
            </w:pP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124D897E" w14:textId="77777777" w:rsidR="00F36F0B" w:rsidRPr="00EF52A2" w:rsidRDefault="00F36F0B" w:rsidP="00F36F0B">
            <w:pPr>
              <w:jc w:val="center"/>
              <w:rPr>
                <w:b/>
                <w:bCs/>
                <w:color w:val="000000"/>
                <w:lang w:eastAsia="es-CL"/>
              </w:rPr>
            </w:pPr>
            <w:r w:rsidRPr="00EF52A2">
              <w:rPr>
                <w:b/>
                <w:bCs/>
                <w:color w:val="000000"/>
                <w:lang w:eastAsia="es-CL"/>
              </w:rPr>
              <w:t> </w:t>
            </w:r>
          </w:p>
        </w:tc>
        <w:tc>
          <w:tcPr>
            <w:tcW w:w="736" w:type="dxa"/>
            <w:tcBorders>
              <w:top w:val="nil"/>
              <w:left w:val="nil"/>
              <w:bottom w:val="single" w:sz="4" w:space="0" w:color="auto"/>
              <w:right w:val="single" w:sz="4" w:space="0" w:color="auto"/>
            </w:tcBorders>
            <w:shd w:val="clear" w:color="auto" w:fill="auto"/>
            <w:noWrap/>
            <w:vAlign w:val="center"/>
            <w:hideMark/>
          </w:tcPr>
          <w:p w14:paraId="43A06CC2" w14:textId="77777777" w:rsidR="00F36F0B" w:rsidRPr="00EF52A2" w:rsidRDefault="00F36F0B" w:rsidP="00F36F0B">
            <w:pPr>
              <w:jc w:val="center"/>
              <w:rPr>
                <w:b/>
                <w:bCs/>
                <w:color w:val="000000"/>
                <w:lang w:eastAsia="es-CL"/>
              </w:rPr>
            </w:pPr>
            <w:r w:rsidRPr="00EF52A2">
              <w:rPr>
                <w:b/>
                <w:bCs/>
                <w:color w:val="000000"/>
                <w:lang w:eastAsia="es-CL"/>
              </w:rPr>
              <w:t> </w:t>
            </w:r>
          </w:p>
        </w:tc>
        <w:tc>
          <w:tcPr>
            <w:tcW w:w="805" w:type="dxa"/>
            <w:tcBorders>
              <w:top w:val="single" w:sz="4" w:space="0" w:color="auto"/>
              <w:left w:val="nil"/>
              <w:bottom w:val="single" w:sz="4" w:space="0" w:color="auto"/>
              <w:right w:val="single" w:sz="4" w:space="0" w:color="auto"/>
            </w:tcBorders>
          </w:tcPr>
          <w:p w14:paraId="7C791AFA" w14:textId="77777777" w:rsidR="00F36F0B" w:rsidRPr="00EF52A2" w:rsidRDefault="00F36F0B" w:rsidP="00F36F0B">
            <w:pPr>
              <w:jc w:val="center"/>
              <w:rPr>
                <w:b/>
                <w:bCs/>
                <w:color w:val="000000"/>
                <w:lang w:eastAsia="es-CL"/>
              </w:rPr>
            </w:pPr>
            <w:r>
              <w:rPr>
                <w:b/>
                <w:bCs/>
                <w:color w:val="000000"/>
                <w:lang w:eastAsia="es-CL"/>
              </w:rPr>
              <w:t>X</w:t>
            </w:r>
          </w:p>
        </w:tc>
        <w:tc>
          <w:tcPr>
            <w:tcW w:w="911" w:type="dxa"/>
            <w:tcBorders>
              <w:top w:val="single" w:sz="4" w:space="0" w:color="auto"/>
              <w:left w:val="single" w:sz="4" w:space="0" w:color="auto"/>
              <w:bottom w:val="single" w:sz="4" w:space="0" w:color="auto"/>
              <w:right w:val="single" w:sz="4" w:space="0" w:color="auto"/>
            </w:tcBorders>
          </w:tcPr>
          <w:p w14:paraId="4D0CD41E" w14:textId="77777777" w:rsidR="00F36F0B" w:rsidRPr="00EF52A2" w:rsidRDefault="00F36F0B" w:rsidP="00F36F0B">
            <w:pPr>
              <w:jc w:val="center"/>
              <w:rPr>
                <w:b/>
                <w:bCs/>
                <w:color w:val="000000"/>
                <w:lang w:eastAsia="es-CL"/>
              </w:rPr>
            </w:pPr>
            <w:r>
              <w:rPr>
                <w:b/>
                <w:bCs/>
                <w:color w:val="000000"/>
                <w:lang w:eastAsia="es-CL"/>
              </w:rPr>
              <w:t>X</w:t>
            </w: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003260F0" w14:textId="77777777" w:rsidR="00F36F0B" w:rsidRPr="00EF52A2" w:rsidRDefault="00F36F0B" w:rsidP="00F36F0B">
            <w:pPr>
              <w:jc w:val="center"/>
              <w:rPr>
                <w:b/>
                <w:bCs/>
                <w:color w:val="000000"/>
                <w:lang w:eastAsia="es-CL"/>
              </w:rPr>
            </w:pPr>
            <w:r w:rsidRPr="00EF52A2">
              <w:rPr>
                <w:b/>
                <w:bCs/>
                <w:color w:val="000000"/>
                <w:lang w:eastAsia="es-CL"/>
              </w:rPr>
              <w:t>X</w:t>
            </w:r>
          </w:p>
        </w:tc>
        <w:tc>
          <w:tcPr>
            <w:tcW w:w="687" w:type="dxa"/>
            <w:tcBorders>
              <w:top w:val="nil"/>
              <w:left w:val="nil"/>
              <w:bottom w:val="single" w:sz="4" w:space="0" w:color="auto"/>
              <w:right w:val="single" w:sz="4" w:space="0" w:color="auto"/>
            </w:tcBorders>
            <w:shd w:val="clear" w:color="auto" w:fill="auto"/>
            <w:noWrap/>
            <w:vAlign w:val="center"/>
            <w:hideMark/>
          </w:tcPr>
          <w:p w14:paraId="27BD8917" w14:textId="77777777" w:rsidR="00F36F0B" w:rsidRPr="00EF52A2" w:rsidRDefault="00F36F0B" w:rsidP="00F36F0B">
            <w:pPr>
              <w:jc w:val="center"/>
              <w:rPr>
                <w:b/>
                <w:bCs/>
                <w:color w:val="000000"/>
                <w:lang w:eastAsia="es-CL"/>
              </w:rPr>
            </w:pPr>
            <w:r w:rsidRPr="00EF52A2">
              <w:rPr>
                <w:b/>
                <w:bCs/>
                <w:color w:val="000000"/>
                <w:lang w:eastAsia="es-CL"/>
              </w:rPr>
              <w:t>X</w:t>
            </w:r>
          </w:p>
        </w:tc>
        <w:tc>
          <w:tcPr>
            <w:tcW w:w="785" w:type="dxa"/>
            <w:tcBorders>
              <w:top w:val="nil"/>
              <w:left w:val="nil"/>
              <w:bottom w:val="single" w:sz="4" w:space="0" w:color="auto"/>
              <w:right w:val="single" w:sz="4" w:space="0" w:color="auto"/>
            </w:tcBorders>
            <w:noWrap/>
            <w:vAlign w:val="center"/>
            <w:hideMark/>
          </w:tcPr>
          <w:p w14:paraId="2D411026"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34154D09" w14:textId="77777777" w:rsidR="00F36F0B" w:rsidRPr="00EF52A2" w:rsidRDefault="00F36F0B" w:rsidP="00F36F0B">
            <w:pPr>
              <w:rPr>
                <w:rFonts w:ascii="Times New Roman" w:hAnsi="Times New Roman" w:cs="Times New Roman"/>
                <w:sz w:val="20"/>
                <w:szCs w:val="20"/>
                <w:lang w:eastAsia="es-CL"/>
              </w:rPr>
            </w:pPr>
          </w:p>
        </w:tc>
      </w:tr>
      <w:tr w:rsidR="00C820FF" w:rsidRPr="00EF52A2" w14:paraId="729988F2" w14:textId="77777777" w:rsidTr="00C820FF">
        <w:trPr>
          <w:trHeight w:val="570"/>
        </w:trPr>
        <w:tc>
          <w:tcPr>
            <w:tcW w:w="4381" w:type="dxa"/>
            <w:tcBorders>
              <w:top w:val="nil"/>
              <w:left w:val="single" w:sz="4" w:space="0" w:color="auto"/>
              <w:bottom w:val="single" w:sz="4" w:space="0" w:color="auto"/>
              <w:right w:val="single" w:sz="4" w:space="0" w:color="auto"/>
            </w:tcBorders>
            <w:shd w:val="clear" w:color="auto" w:fill="auto"/>
            <w:vAlign w:val="bottom"/>
            <w:hideMark/>
          </w:tcPr>
          <w:p w14:paraId="18BAA9BF" w14:textId="77777777" w:rsidR="00F36F0B" w:rsidRPr="00EF52A2" w:rsidRDefault="00F36F0B" w:rsidP="00F36F0B">
            <w:pPr>
              <w:rPr>
                <w:color w:val="000000"/>
                <w:lang w:eastAsia="es-CL"/>
              </w:rPr>
            </w:pPr>
            <w:r w:rsidRPr="00EF52A2">
              <w:rPr>
                <w:color w:val="000000"/>
                <w:lang w:eastAsia="es-CL"/>
              </w:rPr>
              <w:t>Documentos de configuración de ambiente (desarrollo/testing/producción)</w:t>
            </w:r>
          </w:p>
        </w:tc>
        <w:tc>
          <w:tcPr>
            <w:tcW w:w="1827" w:type="dxa"/>
            <w:tcBorders>
              <w:top w:val="nil"/>
              <w:left w:val="nil"/>
              <w:bottom w:val="single" w:sz="4" w:space="0" w:color="auto"/>
              <w:right w:val="single" w:sz="4" w:space="0" w:color="auto"/>
            </w:tcBorders>
            <w:shd w:val="clear" w:color="auto" w:fill="auto"/>
            <w:noWrap/>
            <w:hideMark/>
          </w:tcPr>
          <w:p w14:paraId="4C0ED648" w14:textId="54C8F920" w:rsidR="00F36F0B" w:rsidRPr="00EF52A2" w:rsidRDefault="00F36F0B" w:rsidP="00F36F0B">
            <w:pPr>
              <w:rPr>
                <w:color w:val="000000"/>
                <w:lang w:eastAsia="es-CL"/>
              </w:rPr>
            </w:pPr>
            <w:r>
              <w:rPr>
                <w:color w:val="000000"/>
                <w:lang w:val="es-419" w:eastAsia="es-CL"/>
              </w:rPr>
              <w:t>03200C00FOR02</w:t>
            </w:r>
            <w:r>
              <w:rPr>
                <w:lang w:val="es-419" w:eastAsia="es-CL"/>
              </w:rPr>
              <w:t>8</w:t>
            </w:r>
          </w:p>
        </w:tc>
        <w:tc>
          <w:tcPr>
            <w:tcW w:w="605" w:type="dxa"/>
            <w:tcBorders>
              <w:top w:val="single" w:sz="4" w:space="0" w:color="auto"/>
              <w:left w:val="nil"/>
              <w:bottom w:val="single" w:sz="4" w:space="0" w:color="auto"/>
              <w:right w:val="single" w:sz="4" w:space="0" w:color="auto"/>
            </w:tcBorders>
            <w:shd w:val="clear" w:color="auto" w:fill="auto"/>
          </w:tcPr>
          <w:p w14:paraId="703F7673"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4DB00201" w14:textId="77777777" w:rsidR="00F36F0B" w:rsidRPr="00EF52A2" w:rsidRDefault="00F36F0B" w:rsidP="00F36F0B">
            <w:pPr>
              <w:jc w:val="center"/>
              <w:rPr>
                <w:b/>
                <w:bCs/>
                <w:color w:val="000000"/>
                <w:lang w:eastAsia="es-CL"/>
              </w:rPr>
            </w:pP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7449AD50" w14:textId="77777777" w:rsidR="00F36F0B" w:rsidRPr="00EF52A2" w:rsidRDefault="00F36F0B" w:rsidP="00F36F0B">
            <w:pPr>
              <w:jc w:val="center"/>
              <w:rPr>
                <w:b/>
                <w:bCs/>
                <w:color w:val="000000"/>
                <w:lang w:eastAsia="es-CL"/>
              </w:rPr>
            </w:pPr>
            <w:r w:rsidRPr="00EF52A2">
              <w:rPr>
                <w:b/>
                <w:bCs/>
                <w:color w:val="000000"/>
                <w:lang w:eastAsia="es-CL"/>
              </w:rPr>
              <w:t> </w:t>
            </w:r>
          </w:p>
        </w:tc>
        <w:tc>
          <w:tcPr>
            <w:tcW w:w="736" w:type="dxa"/>
            <w:tcBorders>
              <w:top w:val="nil"/>
              <w:left w:val="nil"/>
              <w:bottom w:val="single" w:sz="4" w:space="0" w:color="auto"/>
              <w:right w:val="single" w:sz="4" w:space="0" w:color="auto"/>
            </w:tcBorders>
            <w:shd w:val="clear" w:color="auto" w:fill="auto"/>
            <w:noWrap/>
            <w:vAlign w:val="center"/>
            <w:hideMark/>
          </w:tcPr>
          <w:p w14:paraId="498AC4CE" w14:textId="77777777" w:rsidR="00F36F0B" w:rsidRPr="00EF52A2" w:rsidRDefault="00F36F0B" w:rsidP="00F36F0B">
            <w:pPr>
              <w:jc w:val="center"/>
              <w:rPr>
                <w:b/>
                <w:bCs/>
                <w:color w:val="000000"/>
                <w:lang w:eastAsia="es-CL"/>
              </w:rPr>
            </w:pPr>
            <w:r w:rsidRPr="00EF52A2">
              <w:rPr>
                <w:b/>
                <w:bCs/>
                <w:color w:val="000000"/>
                <w:lang w:eastAsia="es-CL"/>
              </w:rPr>
              <w:t> </w:t>
            </w:r>
          </w:p>
        </w:tc>
        <w:tc>
          <w:tcPr>
            <w:tcW w:w="805" w:type="dxa"/>
            <w:tcBorders>
              <w:top w:val="single" w:sz="4" w:space="0" w:color="auto"/>
              <w:left w:val="nil"/>
              <w:bottom w:val="single" w:sz="4" w:space="0" w:color="auto"/>
              <w:right w:val="single" w:sz="4" w:space="0" w:color="auto"/>
            </w:tcBorders>
            <w:vAlign w:val="center"/>
          </w:tcPr>
          <w:p w14:paraId="6BACFEA8" w14:textId="77777777" w:rsidR="00F36F0B" w:rsidRPr="00EF52A2" w:rsidRDefault="00F36F0B" w:rsidP="00F36F0B">
            <w:pPr>
              <w:jc w:val="center"/>
              <w:rPr>
                <w:b/>
                <w:bCs/>
                <w:color w:val="000000"/>
                <w:lang w:eastAsia="es-CL"/>
              </w:rPr>
            </w:pPr>
            <w:r>
              <w:rPr>
                <w:b/>
                <w:bCs/>
                <w:color w:val="000000"/>
                <w:lang w:eastAsia="es-CL"/>
              </w:rPr>
              <w:t>X</w:t>
            </w:r>
          </w:p>
        </w:tc>
        <w:tc>
          <w:tcPr>
            <w:tcW w:w="911" w:type="dxa"/>
            <w:tcBorders>
              <w:top w:val="single" w:sz="4" w:space="0" w:color="auto"/>
              <w:left w:val="single" w:sz="4" w:space="0" w:color="auto"/>
              <w:bottom w:val="single" w:sz="4" w:space="0" w:color="auto"/>
              <w:right w:val="single" w:sz="4" w:space="0" w:color="auto"/>
            </w:tcBorders>
            <w:vAlign w:val="center"/>
          </w:tcPr>
          <w:p w14:paraId="66B25B7B" w14:textId="77777777" w:rsidR="00F36F0B" w:rsidRPr="00EF52A2" w:rsidRDefault="00F36F0B" w:rsidP="00F36F0B">
            <w:pPr>
              <w:jc w:val="center"/>
              <w:rPr>
                <w:b/>
                <w:bCs/>
                <w:color w:val="000000"/>
                <w:lang w:eastAsia="es-CL"/>
              </w:rPr>
            </w:pPr>
            <w:r>
              <w:rPr>
                <w:b/>
                <w:bCs/>
                <w:color w:val="000000"/>
                <w:lang w:eastAsia="es-CL"/>
              </w:rPr>
              <w:t>X</w:t>
            </w: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636C5F9D" w14:textId="77777777" w:rsidR="00F36F0B" w:rsidRPr="00EF52A2" w:rsidRDefault="00F36F0B" w:rsidP="00F36F0B">
            <w:pPr>
              <w:jc w:val="center"/>
              <w:rPr>
                <w:b/>
                <w:bCs/>
                <w:color w:val="000000"/>
                <w:lang w:eastAsia="es-CL"/>
              </w:rPr>
            </w:pPr>
            <w:r w:rsidRPr="00EF52A2">
              <w:rPr>
                <w:b/>
                <w:bCs/>
                <w:color w:val="000000"/>
                <w:lang w:eastAsia="es-CL"/>
              </w:rPr>
              <w:t>X</w:t>
            </w:r>
          </w:p>
        </w:tc>
        <w:tc>
          <w:tcPr>
            <w:tcW w:w="687" w:type="dxa"/>
            <w:tcBorders>
              <w:top w:val="nil"/>
              <w:left w:val="nil"/>
              <w:bottom w:val="single" w:sz="4" w:space="0" w:color="auto"/>
              <w:right w:val="single" w:sz="4" w:space="0" w:color="auto"/>
            </w:tcBorders>
            <w:shd w:val="clear" w:color="auto" w:fill="auto"/>
            <w:noWrap/>
            <w:vAlign w:val="center"/>
            <w:hideMark/>
          </w:tcPr>
          <w:p w14:paraId="4F9CF362" w14:textId="77777777" w:rsidR="00F36F0B" w:rsidRPr="00EF52A2" w:rsidRDefault="00F36F0B" w:rsidP="00F36F0B">
            <w:pPr>
              <w:jc w:val="center"/>
              <w:rPr>
                <w:b/>
                <w:bCs/>
                <w:color w:val="000000"/>
                <w:lang w:eastAsia="es-CL"/>
              </w:rPr>
            </w:pPr>
            <w:r w:rsidRPr="00EF52A2">
              <w:rPr>
                <w:b/>
                <w:bCs/>
                <w:color w:val="000000"/>
                <w:lang w:eastAsia="es-CL"/>
              </w:rPr>
              <w:t>X</w:t>
            </w:r>
          </w:p>
        </w:tc>
        <w:tc>
          <w:tcPr>
            <w:tcW w:w="785" w:type="dxa"/>
            <w:tcBorders>
              <w:top w:val="nil"/>
              <w:left w:val="nil"/>
              <w:bottom w:val="single" w:sz="4" w:space="0" w:color="auto"/>
              <w:right w:val="single" w:sz="4" w:space="0" w:color="auto"/>
            </w:tcBorders>
            <w:noWrap/>
            <w:vAlign w:val="center"/>
            <w:hideMark/>
          </w:tcPr>
          <w:p w14:paraId="5331DF47" w14:textId="77777777" w:rsidR="00F36F0B" w:rsidRPr="00EF52A2" w:rsidRDefault="00F36F0B" w:rsidP="00F36F0B">
            <w:pPr>
              <w:jc w:val="center"/>
              <w:rPr>
                <w:b/>
                <w:bCs/>
                <w:color w:val="000000"/>
                <w:lang w:eastAsia="es-CL"/>
              </w:rPr>
            </w:pPr>
            <w:r w:rsidRPr="00EF52A2">
              <w:rPr>
                <w:b/>
                <w:bCs/>
                <w:color w:val="000000"/>
                <w:lang w:eastAsia="es-CL"/>
              </w:rPr>
              <w:t> </w:t>
            </w:r>
          </w:p>
        </w:tc>
        <w:tc>
          <w:tcPr>
            <w:tcW w:w="146" w:type="dxa"/>
            <w:vAlign w:val="center"/>
            <w:hideMark/>
          </w:tcPr>
          <w:p w14:paraId="3B4F771E" w14:textId="77777777" w:rsidR="00F36F0B" w:rsidRPr="00EF52A2" w:rsidRDefault="00F36F0B" w:rsidP="00F36F0B">
            <w:pPr>
              <w:rPr>
                <w:rFonts w:ascii="Times New Roman" w:hAnsi="Times New Roman" w:cs="Times New Roman"/>
                <w:sz w:val="20"/>
                <w:szCs w:val="20"/>
                <w:lang w:eastAsia="es-CL"/>
              </w:rPr>
            </w:pPr>
          </w:p>
        </w:tc>
      </w:tr>
      <w:tr w:rsidR="00C820FF" w:rsidRPr="00EF52A2" w14:paraId="3891AC4F" w14:textId="77777777" w:rsidTr="00C820FF">
        <w:trPr>
          <w:trHeight w:val="290"/>
        </w:trPr>
        <w:tc>
          <w:tcPr>
            <w:tcW w:w="4381" w:type="dxa"/>
            <w:tcBorders>
              <w:top w:val="nil"/>
              <w:left w:val="single" w:sz="4" w:space="0" w:color="auto"/>
              <w:bottom w:val="single" w:sz="4" w:space="0" w:color="auto"/>
              <w:right w:val="single" w:sz="4" w:space="0" w:color="auto"/>
            </w:tcBorders>
            <w:shd w:val="clear" w:color="auto" w:fill="auto"/>
            <w:noWrap/>
            <w:vAlign w:val="bottom"/>
            <w:hideMark/>
          </w:tcPr>
          <w:p w14:paraId="07279DF5" w14:textId="77777777" w:rsidR="00F36F0B" w:rsidRPr="00EF52A2" w:rsidRDefault="00F36F0B" w:rsidP="00F36F0B">
            <w:pPr>
              <w:rPr>
                <w:color w:val="000000"/>
                <w:lang w:eastAsia="es-CL"/>
              </w:rPr>
            </w:pPr>
            <w:r w:rsidRPr="00EF52A2">
              <w:rPr>
                <w:color w:val="000000"/>
                <w:lang w:eastAsia="es-CL"/>
              </w:rPr>
              <w:t>Manual de usuario</w:t>
            </w:r>
          </w:p>
        </w:tc>
        <w:tc>
          <w:tcPr>
            <w:tcW w:w="1827" w:type="dxa"/>
            <w:tcBorders>
              <w:top w:val="nil"/>
              <w:left w:val="nil"/>
              <w:bottom w:val="single" w:sz="4" w:space="0" w:color="auto"/>
              <w:right w:val="single" w:sz="4" w:space="0" w:color="auto"/>
            </w:tcBorders>
            <w:shd w:val="clear" w:color="auto" w:fill="auto"/>
            <w:noWrap/>
            <w:hideMark/>
          </w:tcPr>
          <w:p w14:paraId="15E3852A" w14:textId="466CC700" w:rsidR="00F36F0B" w:rsidRPr="00EF52A2" w:rsidRDefault="00F36F0B" w:rsidP="00F36F0B">
            <w:pPr>
              <w:rPr>
                <w:color w:val="000000"/>
                <w:lang w:eastAsia="es-CL"/>
              </w:rPr>
            </w:pPr>
            <w:r>
              <w:rPr>
                <w:color w:val="000000"/>
                <w:lang w:val="es-419" w:eastAsia="es-CL"/>
              </w:rPr>
              <w:t>03200C00FOR02</w:t>
            </w:r>
            <w:r>
              <w:rPr>
                <w:lang w:val="es-419" w:eastAsia="es-CL"/>
              </w:rPr>
              <w:t>9</w:t>
            </w:r>
          </w:p>
        </w:tc>
        <w:tc>
          <w:tcPr>
            <w:tcW w:w="605" w:type="dxa"/>
            <w:tcBorders>
              <w:top w:val="single" w:sz="4" w:space="0" w:color="auto"/>
              <w:left w:val="nil"/>
              <w:bottom w:val="single" w:sz="4" w:space="0" w:color="auto"/>
              <w:right w:val="single" w:sz="4" w:space="0" w:color="auto"/>
            </w:tcBorders>
            <w:shd w:val="clear" w:color="auto" w:fill="auto"/>
          </w:tcPr>
          <w:p w14:paraId="547868D5" w14:textId="77777777" w:rsidR="00F36F0B" w:rsidRPr="004616AC" w:rsidRDefault="00F36F0B" w:rsidP="00F36F0B">
            <w:pPr>
              <w:jc w:val="center"/>
              <w:rPr>
                <w:b/>
                <w:bCs/>
                <w:color w:val="000000"/>
                <w:lang w:eastAsia="es-CL"/>
              </w:rPr>
            </w:pP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2A5AA5A5" w14:textId="77777777" w:rsidR="00F36F0B" w:rsidRPr="00EF52A2" w:rsidRDefault="00F36F0B" w:rsidP="00F36F0B">
            <w:pPr>
              <w:jc w:val="center"/>
              <w:rPr>
                <w:b/>
                <w:bCs/>
                <w:color w:val="000000"/>
                <w:lang w:eastAsia="es-CL"/>
              </w:rPr>
            </w:pPr>
            <w:r w:rsidRPr="00EF52A2">
              <w:rPr>
                <w:b/>
                <w:bCs/>
                <w:color w:val="000000"/>
                <w:lang w:eastAsia="es-CL"/>
              </w:rPr>
              <w:t> </w:t>
            </w:r>
          </w:p>
        </w:tc>
        <w:tc>
          <w:tcPr>
            <w:tcW w:w="724" w:type="dxa"/>
            <w:tcBorders>
              <w:top w:val="nil"/>
              <w:left w:val="nil"/>
              <w:bottom w:val="single" w:sz="4" w:space="0" w:color="auto"/>
              <w:right w:val="single" w:sz="4" w:space="0" w:color="auto"/>
            </w:tcBorders>
            <w:shd w:val="clear" w:color="auto" w:fill="auto"/>
            <w:noWrap/>
            <w:vAlign w:val="center"/>
            <w:hideMark/>
          </w:tcPr>
          <w:p w14:paraId="729184DA" w14:textId="77777777" w:rsidR="00F36F0B" w:rsidRPr="00EF52A2" w:rsidRDefault="00F36F0B" w:rsidP="00F36F0B">
            <w:pPr>
              <w:jc w:val="center"/>
              <w:rPr>
                <w:b/>
                <w:bCs/>
                <w:color w:val="000000"/>
                <w:lang w:eastAsia="es-CL"/>
              </w:rPr>
            </w:pPr>
            <w:r w:rsidRPr="00EF52A2">
              <w:rPr>
                <w:b/>
                <w:bCs/>
                <w:color w:val="000000"/>
                <w:lang w:eastAsia="es-CL"/>
              </w:rPr>
              <w:t> </w:t>
            </w:r>
          </w:p>
        </w:tc>
        <w:tc>
          <w:tcPr>
            <w:tcW w:w="736" w:type="dxa"/>
            <w:tcBorders>
              <w:top w:val="nil"/>
              <w:left w:val="nil"/>
              <w:bottom w:val="single" w:sz="4" w:space="0" w:color="auto"/>
              <w:right w:val="single" w:sz="4" w:space="0" w:color="auto"/>
            </w:tcBorders>
            <w:shd w:val="clear" w:color="auto" w:fill="auto"/>
            <w:noWrap/>
            <w:vAlign w:val="center"/>
            <w:hideMark/>
          </w:tcPr>
          <w:p w14:paraId="53A29E33" w14:textId="77777777" w:rsidR="00F36F0B" w:rsidRPr="00EF52A2" w:rsidRDefault="00F36F0B" w:rsidP="00F36F0B">
            <w:pPr>
              <w:jc w:val="center"/>
              <w:rPr>
                <w:b/>
                <w:bCs/>
                <w:color w:val="000000"/>
                <w:lang w:eastAsia="es-CL"/>
              </w:rPr>
            </w:pPr>
            <w:r w:rsidRPr="00EF52A2">
              <w:rPr>
                <w:b/>
                <w:bCs/>
                <w:color w:val="000000"/>
                <w:lang w:eastAsia="es-CL"/>
              </w:rPr>
              <w:t>X</w:t>
            </w:r>
          </w:p>
        </w:tc>
        <w:tc>
          <w:tcPr>
            <w:tcW w:w="805" w:type="dxa"/>
            <w:tcBorders>
              <w:top w:val="single" w:sz="4" w:space="0" w:color="auto"/>
              <w:left w:val="nil"/>
              <w:bottom w:val="single" w:sz="4" w:space="0" w:color="auto"/>
              <w:right w:val="single" w:sz="4" w:space="0" w:color="auto"/>
            </w:tcBorders>
          </w:tcPr>
          <w:p w14:paraId="209BDFDF" w14:textId="77777777" w:rsidR="00F36F0B" w:rsidRPr="00EF52A2" w:rsidRDefault="00F36F0B" w:rsidP="00F36F0B">
            <w:pPr>
              <w:jc w:val="center"/>
              <w:rPr>
                <w:b/>
                <w:bCs/>
                <w:color w:val="000000"/>
                <w:lang w:eastAsia="es-CL"/>
              </w:rPr>
            </w:pPr>
            <w:r>
              <w:rPr>
                <w:b/>
                <w:bCs/>
                <w:color w:val="000000"/>
                <w:lang w:eastAsia="es-CL"/>
              </w:rPr>
              <w:t>X</w:t>
            </w:r>
          </w:p>
        </w:tc>
        <w:tc>
          <w:tcPr>
            <w:tcW w:w="911" w:type="dxa"/>
            <w:tcBorders>
              <w:top w:val="single" w:sz="4" w:space="0" w:color="auto"/>
              <w:left w:val="single" w:sz="4" w:space="0" w:color="auto"/>
              <w:bottom w:val="single" w:sz="4" w:space="0" w:color="auto"/>
              <w:right w:val="single" w:sz="4" w:space="0" w:color="auto"/>
            </w:tcBorders>
          </w:tcPr>
          <w:p w14:paraId="16E84395" w14:textId="77777777" w:rsidR="00F36F0B" w:rsidRPr="00EF52A2" w:rsidRDefault="00F36F0B" w:rsidP="00F36F0B">
            <w:pPr>
              <w:jc w:val="center"/>
              <w:rPr>
                <w:b/>
                <w:bCs/>
                <w:color w:val="000000"/>
                <w:lang w:eastAsia="es-CL"/>
              </w:rPr>
            </w:pPr>
            <w:r>
              <w:rPr>
                <w:b/>
                <w:bCs/>
                <w:color w:val="000000"/>
                <w:lang w:eastAsia="es-CL"/>
              </w:rPr>
              <w:t>X</w:t>
            </w: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67756F3D" w14:textId="77777777" w:rsidR="00F36F0B" w:rsidRPr="00EF52A2" w:rsidRDefault="00F36F0B" w:rsidP="00F36F0B">
            <w:pPr>
              <w:jc w:val="center"/>
              <w:rPr>
                <w:b/>
                <w:bCs/>
                <w:color w:val="000000"/>
                <w:lang w:eastAsia="es-CL"/>
              </w:rPr>
            </w:pPr>
            <w:r w:rsidRPr="00EF52A2">
              <w:rPr>
                <w:b/>
                <w:bCs/>
                <w:color w:val="000000"/>
                <w:lang w:eastAsia="es-CL"/>
              </w:rPr>
              <w:t>X</w:t>
            </w:r>
          </w:p>
        </w:tc>
        <w:tc>
          <w:tcPr>
            <w:tcW w:w="687" w:type="dxa"/>
            <w:tcBorders>
              <w:top w:val="nil"/>
              <w:left w:val="nil"/>
              <w:bottom w:val="single" w:sz="4" w:space="0" w:color="auto"/>
              <w:right w:val="single" w:sz="4" w:space="0" w:color="auto"/>
            </w:tcBorders>
            <w:shd w:val="clear" w:color="auto" w:fill="auto"/>
            <w:noWrap/>
            <w:vAlign w:val="center"/>
            <w:hideMark/>
          </w:tcPr>
          <w:p w14:paraId="1F395546" w14:textId="77777777" w:rsidR="00F36F0B" w:rsidRPr="00EF52A2" w:rsidRDefault="00F36F0B" w:rsidP="00F36F0B">
            <w:pPr>
              <w:jc w:val="center"/>
              <w:rPr>
                <w:b/>
                <w:bCs/>
                <w:color w:val="000000"/>
                <w:lang w:eastAsia="es-CL"/>
              </w:rPr>
            </w:pPr>
            <w:r w:rsidRPr="00EF52A2">
              <w:rPr>
                <w:b/>
                <w:bCs/>
                <w:color w:val="000000"/>
                <w:lang w:eastAsia="es-CL"/>
              </w:rPr>
              <w:t>X</w:t>
            </w:r>
          </w:p>
        </w:tc>
        <w:tc>
          <w:tcPr>
            <w:tcW w:w="785" w:type="dxa"/>
            <w:tcBorders>
              <w:top w:val="nil"/>
              <w:left w:val="nil"/>
              <w:bottom w:val="single" w:sz="4" w:space="0" w:color="auto"/>
              <w:right w:val="single" w:sz="4" w:space="0" w:color="auto"/>
            </w:tcBorders>
            <w:noWrap/>
            <w:vAlign w:val="center"/>
            <w:hideMark/>
          </w:tcPr>
          <w:p w14:paraId="7589174C" w14:textId="77777777" w:rsidR="00F36F0B" w:rsidRPr="00EF52A2" w:rsidRDefault="00F36F0B" w:rsidP="00F36F0B">
            <w:pPr>
              <w:jc w:val="center"/>
              <w:rPr>
                <w:b/>
                <w:bCs/>
                <w:color w:val="000000"/>
                <w:lang w:eastAsia="es-CL"/>
              </w:rPr>
            </w:pPr>
            <w:r w:rsidRPr="00EF52A2">
              <w:rPr>
                <w:b/>
                <w:bCs/>
                <w:color w:val="000000"/>
                <w:lang w:eastAsia="es-CL"/>
              </w:rPr>
              <w:t>X</w:t>
            </w:r>
          </w:p>
        </w:tc>
        <w:tc>
          <w:tcPr>
            <w:tcW w:w="146" w:type="dxa"/>
            <w:vAlign w:val="center"/>
            <w:hideMark/>
          </w:tcPr>
          <w:p w14:paraId="274FB9A5" w14:textId="77777777" w:rsidR="00F36F0B" w:rsidRPr="00EF52A2" w:rsidRDefault="00F36F0B" w:rsidP="00F36F0B">
            <w:pPr>
              <w:rPr>
                <w:rFonts w:ascii="Times New Roman" w:hAnsi="Times New Roman" w:cs="Times New Roman"/>
                <w:sz w:val="20"/>
                <w:szCs w:val="20"/>
                <w:lang w:eastAsia="es-CL"/>
              </w:rPr>
            </w:pPr>
          </w:p>
        </w:tc>
      </w:tr>
    </w:tbl>
    <w:p w14:paraId="478C2379" w14:textId="77777777" w:rsidR="00A355CA" w:rsidRDefault="00A355CA" w:rsidP="00A355CA"/>
    <w:p w14:paraId="6639AB73" w14:textId="77777777" w:rsidR="00A355CA" w:rsidRPr="00EF52A2" w:rsidRDefault="00A355CA" w:rsidP="00A355CA">
      <w:pPr>
        <w:jc w:val="both"/>
      </w:pPr>
      <w:r>
        <w:t xml:space="preserve">Nota: </w:t>
      </w:r>
      <w:r w:rsidRPr="00ED5695">
        <w:rPr>
          <w:color w:val="000000"/>
        </w:rPr>
        <w:t>Rev1 y Rev2 son etapas referenciales que indican revisiones internas de la documentación asociada a la implementación del diseño. Estas etapas deben ser definidas por el jefe de proyecto.</w:t>
      </w:r>
    </w:p>
    <w:p w14:paraId="04B9916D" w14:textId="565CE2D1" w:rsidR="00D81FEE" w:rsidRPr="000E4BAA" w:rsidRDefault="00D81FEE" w:rsidP="00D81FEE">
      <w:pPr>
        <w:rPr>
          <w:lang w:val="es-CL"/>
        </w:rPr>
      </w:pPr>
    </w:p>
    <w:p w14:paraId="4AF370F3" w14:textId="56781B7A" w:rsidR="00B307D3" w:rsidRDefault="00B307D3" w:rsidP="00B307D3">
      <w:r>
        <w:t>La generación de documentos debe estar acorde al tipo de proyecto definido la Ref[2] y Ref[4].</w:t>
      </w:r>
    </w:p>
    <w:p w14:paraId="447641DE" w14:textId="72F11A12" w:rsidR="00D81FEE" w:rsidRPr="000E4BAA" w:rsidRDefault="00D81FEE" w:rsidP="00D81FEE">
      <w:pPr>
        <w:rPr>
          <w:lang w:val="es-CL"/>
        </w:rPr>
      </w:pPr>
    </w:p>
    <w:p w14:paraId="26822126" w14:textId="77777777" w:rsidR="00D81FEE" w:rsidRPr="000E4BAA" w:rsidRDefault="00D81FEE" w:rsidP="00D81FEE">
      <w:pPr>
        <w:rPr>
          <w:lang w:val="es-CL"/>
        </w:rPr>
      </w:pPr>
    </w:p>
    <w:p w14:paraId="77ACEF5A" w14:textId="77777777" w:rsidR="00A355CA" w:rsidRDefault="00A355CA">
      <w:pPr>
        <w:rPr>
          <w:b/>
          <w:bCs/>
        </w:rPr>
      </w:pPr>
      <w:r>
        <w:br w:type="page"/>
      </w:r>
    </w:p>
    <w:p w14:paraId="6301D726" w14:textId="77777777" w:rsidR="00A355CA" w:rsidRDefault="00A355CA">
      <w:pPr>
        <w:pStyle w:val="Ttulo2"/>
        <w:ind w:left="720" w:hanging="720"/>
        <w:sectPr w:rsidR="00A355CA" w:rsidSect="00A355CA">
          <w:headerReference w:type="default" r:id="rId19"/>
          <w:footerReference w:type="even" r:id="rId20"/>
          <w:footerReference w:type="default" r:id="rId21"/>
          <w:headerReference w:type="first" r:id="rId22"/>
          <w:footerReference w:type="first" r:id="rId23"/>
          <w:pgSz w:w="15840" w:h="12240" w:orient="landscape" w:code="1"/>
          <w:pgMar w:top="1440" w:right="1729" w:bottom="1151" w:left="1440" w:header="1008" w:footer="720" w:gutter="0"/>
          <w:cols w:space="720"/>
          <w:docGrid w:linePitch="299"/>
        </w:sectPr>
      </w:pPr>
    </w:p>
    <w:p w14:paraId="1F2DC0D1" w14:textId="77777777" w:rsidR="00225041" w:rsidRDefault="00225041">
      <w:pPr>
        <w:pStyle w:val="Ttulo2"/>
        <w:ind w:left="720" w:hanging="720"/>
      </w:pPr>
      <w:bookmarkStart w:id="49" w:name="_Toc129089452"/>
      <w:r>
        <w:lastRenderedPageBreak/>
        <w:t>Definiciones</w:t>
      </w:r>
      <w:bookmarkEnd w:id="49"/>
    </w:p>
    <w:p w14:paraId="394AD330" w14:textId="77777777" w:rsidR="00225041" w:rsidRDefault="00225041"/>
    <w:tbl>
      <w:tblPr>
        <w:tblW w:w="0" w:type="auto"/>
        <w:tblLayout w:type="fixed"/>
        <w:tblCellMar>
          <w:left w:w="70" w:type="dxa"/>
          <w:right w:w="70" w:type="dxa"/>
        </w:tblCellMar>
        <w:tblLook w:val="0000" w:firstRow="0" w:lastRow="0" w:firstColumn="0" w:lastColumn="0" w:noHBand="0" w:noVBand="0"/>
      </w:tblPr>
      <w:tblGrid>
        <w:gridCol w:w="1630"/>
        <w:gridCol w:w="7371"/>
      </w:tblGrid>
      <w:tr w:rsidR="00144FEB" w14:paraId="459A33EC" w14:textId="77777777">
        <w:tc>
          <w:tcPr>
            <w:tcW w:w="1630" w:type="dxa"/>
          </w:tcPr>
          <w:p w14:paraId="0694BA4C" w14:textId="77777777" w:rsidR="00144FEB" w:rsidRPr="00E83A33" w:rsidRDefault="00144FEB">
            <w:pPr>
              <w:jc w:val="both"/>
              <w:rPr>
                <w:lang w:val="es-ES"/>
              </w:rPr>
            </w:pPr>
            <w:r>
              <w:rPr>
                <w:lang w:val="es-ES"/>
              </w:rPr>
              <w:t>CDRL</w:t>
            </w:r>
          </w:p>
        </w:tc>
        <w:tc>
          <w:tcPr>
            <w:tcW w:w="7371" w:type="dxa"/>
          </w:tcPr>
          <w:p w14:paraId="12BBB1A1" w14:textId="77777777" w:rsidR="00144FEB" w:rsidRPr="00E83A33" w:rsidRDefault="00144FEB">
            <w:pPr>
              <w:jc w:val="both"/>
              <w:rPr>
                <w:lang w:val="es-ES"/>
              </w:rPr>
            </w:pPr>
            <w:r>
              <w:rPr>
                <w:lang w:val="es-ES"/>
              </w:rPr>
              <w:t>Contract Data Requirement List (lista de documentos que deben entregarse contractualmente)</w:t>
            </w:r>
          </w:p>
        </w:tc>
      </w:tr>
      <w:tr w:rsidR="00144FEB" w:rsidRPr="00C17B04" w14:paraId="1DF11BBA" w14:textId="77777777">
        <w:tc>
          <w:tcPr>
            <w:tcW w:w="1630" w:type="dxa"/>
          </w:tcPr>
          <w:p w14:paraId="47C6B4AF" w14:textId="07C0EF87" w:rsidR="00144FEB" w:rsidRDefault="00144FEB">
            <w:pPr>
              <w:jc w:val="both"/>
            </w:pPr>
            <w:r>
              <w:t>E</w:t>
            </w:r>
            <w:r w:rsidR="00354E5C">
              <w:t>CSS</w:t>
            </w:r>
          </w:p>
        </w:tc>
        <w:tc>
          <w:tcPr>
            <w:tcW w:w="7371" w:type="dxa"/>
          </w:tcPr>
          <w:p w14:paraId="2D0E7026" w14:textId="1C55F2CD" w:rsidR="00144FEB" w:rsidRPr="00B80CE9" w:rsidRDefault="00144FEB">
            <w:pPr>
              <w:jc w:val="both"/>
              <w:rPr>
                <w:lang w:val="en-US"/>
              </w:rPr>
            </w:pPr>
            <w:r w:rsidRPr="00B80CE9">
              <w:rPr>
                <w:lang w:val="en-US"/>
              </w:rPr>
              <w:t xml:space="preserve">European </w:t>
            </w:r>
            <w:r w:rsidR="00354E5C" w:rsidRPr="00B80CE9">
              <w:rPr>
                <w:lang w:val="en-US"/>
              </w:rPr>
              <w:t>Cooperation For Space Standardization</w:t>
            </w:r>
          </w:p>
        </w:tc>
      </w:tr>
      <w:tr w:rsidR="00144FEB" w14:paraId="4A7DD772" w14:textId="77777777">
        <w:tc>
          <w:tcPr>
            <w:tcW w:w="1630" w:type="dxa"/>
          </w:tcPr>
          <w:p w14:paraId="45C171B5" w14:textId="77777777" w:rsidR="00144FEB" w:rsidRDefault="00144FEB">
            <w:pPr>
              <w:jc w:val="both"/>
              <w:rPr>
                <w:lang w:val="en-US"/>
              </w:rPr>
            </w:pPr>
            <w:r>
              <w:rPr>
                <w:lang w:val="en-US"/>
              </w:rPr>
              <w:t>F/ASSY</w:t>
            </w:r>
          </w:p>
        </w:tc>
        <w:tc>
          <w:tcPr>
            <w:tcW w:w="7371" w:type="dxa"/>
          </w:tcPr>
          <w:p w14:paraId="2933FD01" w14:textId="77777777" w:rsidR="00144FEB" w:rsidRDefault="00144FEB">
            <w:pPr>
              <w:jc w:val="both"/>
              <w:rPr>
                <w:lang w:val="en-US"/>
              </w:rPr>
            </w:pPr>
            <w:r>
              <w:rPr>
                <w:lang w:val="en-US"/>
              </w:rPr>
              <w:t>Final assembly (ensamble final)</w:t>
            </w:r>
          </w:p>
        </w:tc>
      </w:tr>
      <w:tr w:rsidR="00144FEB" w14:paraId="1DCFC666" w14:textId="77777777">
        <w:tc>
          <w:tcPr>
            <w:tcW w:w="1630" w:type="dxa"/>
          </w:tcPr>
          <w:p w14:paraId="41B843E5" w14:textId="77777777" w:rsidR="00144FEB" w:rsidRDefault="00144FEB">
            <w:pPr>
              <w:jc w:val="both"/>
            </w:pPr>
            <w:r>
              <w:t>ICD</w:t>
            </w:r>
          </w:p>
        </w:tc>
        <w:tc>
          <w:tcPr>
            <w:tcW w:w="7371" w:type="dxa"/>
          </w:tcPr>
          <w:p w14:paraId="5511900B" w14:textId="77777777" w:rsidR="00144FEB" w:rsidRDefault="00144FEB">
            <w:pPr>
              <w:jc w:val="both"/>
            </w:pPr>
            <w:r>
              <w:t>Interface control document</w:t>
            </w:r>
          </w:p>
        </w:tc>
      </w:tr>
      <w:tr w:rsidR="00144FEB" w14:paraId="5BF6808D" w14:textId="77777777">
        <w:tc>
          <w:tcPr>
            <w:tcW w:w="1630" w:type="dxa"/>
          </w:tcPr>
          <w:p w14:paraId="463215EA" w14:textId="77777777" w:rsidR="00144FEB" w:rsidRDefault="00144FEB">
            <w:pPr>
              <w:jc w:val="both"/>
              <w:rPr>
                <w:lang w:val="en-US"/>
              </w:rPr>
            </w:pPr>
            <w:r>
              <w:rPr>
                <w:lang w:val="en-US"/>
              </w:rPr>
              <w:t>N/A</w:t>
            </w:r>
          </w:p>
        </w:tc>
        <w:tc>
          <w:tcPr>
            <w:tcW w:w="7371" w:type="dxa"/>
          </w:tcPr>
          <w:p w14:paraId="0A7F97FD" w14:textId="77777777" w:rsidR="00144FEB" w:rsidRDefault="00144FEB">
            <w:pPr>
              <w:jc w:val="both"/>
              <w:rPr>
                <w:lang w:val="en-US"/>
              </w:rPr>
            </w:pPr>
            <w:r>
              <w:rPr>
                <w:lang w:val="en-US"/>
              </w:rPr>
              <w:t>Not applicable</w:t>
            </w:r>
          </w:p>
        </w:tc>
      </w:tr>
      <w:tr w:rsidR="00144FEB" w14:paraId="752213A2" w14:textId="77777777">
        <w:tc>
          <w:tcPr>
            <w:tcW w:w="1630" w:type="dxa"/>
          </w:tcPr>
          <w:p w14:paraId="1AAE918B" w14:textId="77777777" w:rsidR="00144FEB" w:rsidRDefault="00144FEB">
            <w:pPr>
              <w:jc w:val="both"/>
            </w:pPr>
            <w:r>
              <w:t>SR</w:t>
            </w:r>
          </w:p>
        </w:tc>
        <w:tc>
          <w:tcPr>
            <w:tcW w:w="7371" w:type="dxa"/>
          </w:tcPr>
          <w:p w14:paraId="36123FB0" w14:textId="77777777" w:rsidR="00144FEB" w:rsidRDefault="00144FEB">
            <w:pPr>
              <w:jc w:val="both"/>
            </w:pPr>
            <w:r>
              <w:t>System Requirement</w:t>
            </w:r>
          </w:p>
        </w:tc>
      </w:tr>
      <w:tr w:rsidR="00144FEB" w14:paraId="3308F4D6" w14:textId="77777777">
        <w:tc>
          <w:tcPr>
            <w:tcW w:w="1630" w:type="dxa"/>
          </w:tcPr>
          <w:p w14:paraId="767B3B24" w14:textId="61F44F2C" w:rsidR="00144FEB" w:rsidRDefault="00144FEB">
            <w:pPr>
              <w:jc w:val="both"/>
            </w:pPr>
            <w:r>
              <w:t>SW</w:t>
            </w:r>
          </w:p>
        </w:tc>
        <w:tc>
          <w:tcPr>
            <w:tcW w:w="7371" w:type="dxa"/>
          </w:tcPr>
          <w:p w14:paraId="7098DAA6" w14:textId="734372D4" w:rsidR="00144FEB" w:rsidRDefault="00144FEB">
            <w:pPr>
              <w:jc w:val="both"/>
            </w:pPr>
            <w:r>
              <w:t>Softwaret</w:t>
            </w:r>
          </w:p>
        </w:tc>
      </w:tr>
      <w:tr w:rsidR="00144FEB" w14:paraId="193081E3" w14:textId="77777777">
        <w:tc>
          <w:tcPr>
            <w:tcW w:w="1630" w:type="dxa"/>
          </w:tcPr>
          <w:p w14:paraId="79A58A2F" w14:textId="77777777" w:rsidR="00144FEB" w:rsidRPr="00E83A33" w:rsidRDefault="00144FEB">
            <w:pPr>
              <w:jc w:val="both"/>
              <w:rPr>
                <w:lang w:val="es-ES"/>
              </w:rPr>
            </w:pPr>
            <w:r>
              <w:rPr>
                <w:lang w:val="es-ES"/>
              </w:rPr>
              <w:t>TBD</w:t>
            </w:r>
          </w:p>
        </w:tc>
        <w:tc>
          <w:tcPr>
            <w:tcW w:w="7371" w:type="dxa"/>
          </w:tcPr>
          <w:p w14:paraId="5EB3221C" w14:textId="77777777" w:rsidR="00144FEB" w:rsidRDefault="00144FEB">
            <w:pPr>
              <w:jc w:val="both"/>
            </w:pPr>
            <w:r>
              <w:t>To be defined ( a ser definido)</w:t>
            </w:r>
          </w:p>
        </w:tc>
      </w:tr>
      <w:tr w:rsidR="00144FEB" w14:paraId="272F1D2A" w14:textId="77777777">
        <w:tc>
          <w:tcPr>
            <w:tcW w:w="1630" w:type="dxa"/>
          </w:tcPr>
          <w:p w14:paraId="74F3A2A6" w14:textId="77777777" w:rsidR="00144FEB" w:rsidRDefault="00144FEB">
            <w:pPr>
              <w:jc w:val="both"/>
            </w:pPr>
            <w:r>
              <w:t>UR</w:t>
            </w:r>
          </w:p>
        </w:tc>
        <w:tc>
          <w:tcPr>
            <w:tcW w:w="7371" w:type="dxa"/>
          </w:tcPr>
          <w:p w14:paraId="41B3BB8E" w14:textId="77777777" w:rsidR="00144FEB" w:rsidRDefault="00144FEB">
            <w:pPr>
              <w:jc w:val="both"/>
            </w:pPr>
            <w:r>
              <w:t>User (contract) requirement</w:t>
            </w:r>
          </w:p>
        </w:tc>
      </w:tr>
      <w:tr w:rsidR="00BA3855" w14:paraId="653953C4" w14:textId="77777777">
        <w:tc>
          <w:tcPr>
            <w:tcW w:w="1630" w:type="dxa"/>
          </w:tcPr>
          <w:p w14:paraId="756B746E" w14:textId="295A7F57" w:rsidR="00BA3855" w:rsidRDefault="00BF5E9C">
            <w:pPr>
              <w:jc w:val="both"/>
            </w:pPr>
            <w:r>
              <w:t>FUN</w:t>
            </w:r>
          </w:p>
        </w:tc>
        <w:tc>
          <w:tcPr>
            <w:tcW w:w="7371" w:type="dxa"/>
          </w:tcPr>
          <w:p w14:paraId="365E92FA" w14:textId="56430CFF" w:rsidR="00BA3855" w:rsidRDefault="00BF5E9C">
            <w:pPr>
              <w:jc w:val="both"/>
            </w:pPr>
            <w:r>
              <w:t>Funcional</w:t>
            </w:r>
          </w:p>
        </w:tc>
      </w:tr>
      <w:tr w:rsidR="00BF5E9C" w14:paraId="3E42F80B" w14:textId="77777777">
        <w:tc>
          <w:tcPr>
            <w:tcW w:w="1630" w:type="dxa"/>
          </w:tcPr>
          <w:p w14:paraId="333DDFA1" w14:textId="6147CB58" w:rsidR="00BF5E9C" w:rsidRDefault="00BF5E9C">
            <w:pPr>
              <w:jc w:val="both"/>
            </w:pPr>
            <w:r>
              <w:t>INT</w:t>
            </w:r>
          </w:p>
        </w:tc>
        <w:tc>
          <w:tcPr>
            <w:tcW w:w="7371" w:type="dxa"/>
          </w:tcPr>
          <w:p w14:paraId="67B8F95B" w14:textId="07FA7616" w:rsidR="00BF5E9C" w:rsidRDefault="00BF5E9C">
            <w:pPr>
              <w:jc w:val="both"/>
            </w:pPr>
            <w:r>
              <w:t>Interfases</w:t>
            </w:r>
          </w:p>
        </w:tc>
      </w:tr>
      <w:tr w:rsidR="00BF5E9C" w14:paraId="587C000A" w14:textId="77777777">
        <w:tc>
          <w:tcPr>
            <w:tcW w:w="1630" w:type="dxa"/>
          </w:tcPr>
          <w:p w14:paraId="6FA20943" w14:textId="56B019AE" w:rsidR="00BF5E9C" w:rsidRDefault="00BF5E9C">
            <w:pPr>
              <w:jc w:val="both"/>
            </w:pPr>
            <w:r>
              <w:t>OPE</w:t>
            </w:r>
          </w:p>
        </w:tc>
        <w:tc>
          <w:tcPr>
            <w:tcW w:w="7371" w:type="dxa"/>
          </w:tcPr>
          <w:p w14:paraId="364A3911" w14:textId="3B7ED75D" w:rsidR="00BF5E9C" w:rsidRDefault="00BF5E9C">
            <w:pPr>
              <w:jc w:val="both"/>
            </w:pPr>
            <w:r>
              <w:t>Operacionales</w:t>
            </w:r>
          </w:p>
        </w:tc>
      </w:tr>
      <w:tr w:rsidR="00BF5E9C" w14:paraId="2B5C8A6B" w14:textId="77777777">
        <w:tc>
          <w:tcPr>
            <w:tcW w:w="1630" w:type="dxa"/>
          </w:tcPr>
          <w:p w14:paraId="343E4F11" w14:textId="66B23D4D" w:rsidR="00BF5E9C" w:rsidRDefault="00BF5E9C">
            <w:pPr>
              <w:jc w:val="both"/>
            </w:pPr>
            <w:r>
              <w:t>RES</w:t>
            </w:r>
          </w:p>
        </w:tc>
        <w:tc>
          <w:tcPr>
            <w:tcW w:w="7371" w:type="dxa"/>
          </w:tcPr>
          <w:p w14:paraId="556C0083" w14:textId="7B29C576" w:rsidR="00BF5E9C" w:rsidRDefault="00BF5E9C">
            <w:pPr>
              <w:jc w:val="both"/>
            </w:pPr>
            <w:r>
              <w:t>Recursos</w:t>
            </w:r>
          </w:p>
        </w:tc>
      </w:tr>
      <w:tr w:rsidR="00BF5E9C" w14:paraId="71E7C5A5" w14:textId="77777777">
        <w:tc>
          <w:tcPr>
            <w:tcW w:w="1630" w:type="dxa"/>
          </w:tcPr>
          <w:p w14:paraId="0807F6F1" w14:textId="286D77FC" w:rsidR="00BF5E9C" w:rsidRDefault="00BF5E9C">
            <w:pPr>
              <w:jc w:val="both"/>
            </w:pPr>
            <w:r>
              <w:t>DDD</w:t>
            </w:r>
          </w:p>
        </w:tc>
        <w:tc>
          <w:tcPr>
            <w:tcW w:w="7371" w:type="dxa"/>
          </w:tcPr>
          <w:p w14:paraId="34992330" w14:textId="5DA1F7A9" w:rsidR="00BF5E9C" w:rsidRDefault="00BF5E9C">
            <w:pPr>
              <w:jc w:val="both"/>
            </w:pPr>
            <w:r>
              <w:t>Diseño</w:t>
            </w:r>
          </w:p>
        </w:tc>
      </w:tr>
      <w:tr w:rsidR="00BF5E9C" w14:paraId="2D9C3C8A" w14:textId="77777777">
        <w:tc>
          <w:tcPr>
            <w:tcW w:w="1630" w:type="dxa"/>
          </w:tcPr>
          <w:p w14:paraId="0AB31D5D" w14:textId="09C3F47C" w:rsidR="00BF5E9C" w:rsidRDefault="00BF5E9C">
            <w:pPr>
              <w:jc w:val="both"/>
            </w:pPr>
            <w:r>
              <w:t>SEG</w:t>
            </w:r>
          </w:p>
        </w:tc>
        <w:tc>
          <w:tcPr>
            <w:tcW w:w="7371" w:type="dxa"/>
          </w:tcPr>
          <w:p w14:paraId="147A29A4" w14:textId="05C1AA10" w:rsidR="00BF5E9C" w:rsidRDefault="00BF5E9C">
            <w:pPr>
              <w:jc w:val="both"/>
            </w:pPr>
            <w:r>
              <w:t>Seguridad</w:t>
            </w:r>
          </w:p>
        </w:tc>
      </w:tr>
      <w:tr w:rsidR="00BF5E9C" w14:paraId="5C008276" w14:textId="77777777">
        <w:tc>
          <w:tcPr>
            <w:tcW w:w="1630" w:type="dxa"/>
          </w:tcPr>
          <w:p w14:paraId="15F72442" w14:textId="076C28C2" w:rsidR="00BF5E9C" w:rsidRDefault="00BF5E9C">
            <w:pPr>
              <w:jc w:val="both"/>
            </w:pPr>
            <w:r>
              <w:t>VEF</w:t>
            </w:r>
          </w:p>
        </w:tc>
        <w:tc>
          <w:tcPr>
            <w:tcW w:w="7371" w:type="dxa"/>
          </w:tcPr>
          <w:p w14:paraId="4536A263" w14:textId="6D954D63" w:rsidR="00BF5E9C" w:rsidRDefault="00BF5E9C">
            <w:pPr>
              <w:jc w:val="both"/>
            </w:pPr>
            <w:r>
              <w:t>Verificación</w:t>
            </w:r>
          </w:p>
        </w:tc>
      </w:tr>
      <w:tr w:rsidR="00BF5E9C" w14:paraId="25D28EDF" w14:textId="77777777">
        <w:tc>
          <w:tcPr>
            <w:tcW w:w="1630" w:type="dxa"/>
          </w:tcPr>
          <w:p w14:paraId="2E4C431E" w14:textId="73000576" w:rsidR="00BF5E9C" w:rsidRDefault="00BF5E9C">
            <w:pPr>
              <w:jc w:val="both"/>
            </w:pPr>
            <w:r>
              <w:t>ACP</w:t>
            </w:r>
          </w:p>
        </w:tc>
        <w:tc>
          <w:tcPr>
            <w:tcW w:w="7371" w:type="dxa"/>
          </w:tcPr>
          <w:p w14:paraId="3EB7A21A" w14:textId="197689FF" w:rsidR="00BF5E9C" w:rsidRDefault="00BF5E9C">
            <w:pPr>
              <w:jc w:val="both"/>
            </w:pPr>
            <w:r>
              <w:t>Aceptación</w:t>
            </w:r>
          </w:p>
        </w:tc>
      </w:tr>
      <w:tr w:rsidR="00BF5E9C" w14:paraId="3C010A3D" w14:textId="77777777">
        <w:tc>
          <w:tcPr>
            <w:tcW w:w="1630" w:type="dxa"/>
          </w:tcPr>
          <w:p w14:paraId="16D29310" w14:textId="4ADFED77" w:rsidR="00BF5E9C" w:rsidRDefault="00BF5E9C">
            <w:pPr>
              <w:jc w:val="both"/>
            </w:pPr>
            <w:r>
              <w:t>DOC</w:t>
            </w:r>
          </w:p>
        </w:tc>
        <w:tc>
          <w:tcPr>
            <w:tcW w:w="7371" w:type="dxa"/>
          </w:tcPr>
          <w:p w14:paraId="27607F51" w14:textId="211123D6" w:rsidR="00BF5E9C" w:rsidRDefault="00BF5E9C">
            <w:pPr>
              <w:jc w:val="both"/>
            </w:pPr>
            <w:r>
              <w:t>Documentación</w:t>
            </w:r>
          </w:p>
        </w:tc>
      </w:tr>
      <w:tr w:rsidR="00BF5E9C" w14:paraId="394E6EC4" w14:textId="77777777">
        <w:tc>
          <w:tcPr>
            <w:tcW w:w="1630" w:type="dxa"/>
          </w:tcPr>
          <w:p w14:paraId="31D790D0" w14:textId="568F06A0" w:rsidR="00BF5E9C" w:rsidRDefault="00BF5E9C">
            <w:pPr>
              <w:jc w:val="both"/>
            </w:pPr>
            <w:r>
              <w:t>POR</w:t>
            </w:r>
          </w:p>
        </w:tc>
        <w:tc>
          <w:tcPr>
            <w:tcW w:w="7371" w:type="dxa"/>
          </w:tcPr>
          <w:p w14:paraId="35DB4E0F" w14:textId="4AC7834E" w:rsidR="00BF5E9C" w:rsidRDefault="00BF5E9C">
            <w:pPr>
              <w:jc w:val="both"/>
            </w:pPr>
            <w:r>
              <w:t>Portabilidad</w:t>
            </w:r>
          </w:p>
        </w:tc>
      </w:tr>
      <w:tr w:rsidR="00BF5E9C" w14:paraId="71FA41DF" w14:textId="77777777">
        <w:tc>
          <w:tcPr>
            <w:tcW w:w="1630" w:type="dxa"/>
          </w:tcPr>
          <w:p w14:paraId="4D044B43" w14:textId="1C9128D6" w:rsidR="00BF5E9C" w:rsidRDefault="00BF5E9C">
            <w:pPr>
              <w:jc w:val="both"/>
            </w:pPr>
            <w:r>
              <w:t>CAL</w:t>
            </w:r>
          </w:p>
        </w:tc>
        <w:tc>
          <w:tcPr>
            <w:tcW w:w="7371" w:type="dxa"/>
          </w:tcPr>
          <w:p w14:paraId="38C829D9" w14:textId="508EC3D5" w:rsidR="00BF5E9C" w:rsidRDefault="00BF5E9C">
            <w:pPr>
              <w:jc w:val="both"/>
            </w:pPr>
            <w:r>
              <w:t>Calidad</w:t>
            </w:r>
          </w:p>
        </w:tc>
      </w:tr>
      <w:tr w:rsidR="00BF5E9C" w14:paraId="06D02757" w14:textId="77777777">
        <w:tc>
          <w:tcPr>
            <w:tcW w:w="1630" w:type="dxa"/>
          </w:tcPr>
          <w:p w14:paraId="2F054834" w14:textId="615600B2" w:rsidR="00BF5E9C" w:rsidRDefault="00BF5E9C">
            <w:pPr>
              <w:jc w:val="both"/>
            </w:pPr>
            <w:r>
              <w:t>COF</w:t>
            </w:r>
          </w:p>
        </w:tc>
        <w:tc>
          <w:tcPr>
            <w:tcW w:w="7371" w:type="dxa"/>
          </w:tcPr>
          <w:p w14:paraId="78AFAEC1" w14:textId="46AC62D4" w:rsidR="00BF5E9C" w:rsidRDefault="00BF5E9C">
            <w:pPr>
              <w:jc w:val="both"/>
            </w:pPr>
            <w:r>
              <w:t>Confiabilidad</w:t>
            </w:r>
          </w:p>
        </w:tc>
      </w:tr>
      <w:tr w:rsidR="00BF5E9C" w14:paraId="1B298D7C" w14:textId="77777777">
        <w:tc>
          <w:tcPr>
            <w:tcW w:w="1630" w:type="dxa"/>
          </w:tcPr>
          <w:p w14:paraId="086A3A9B" w14:textId="069A364B" w:rsidR="00BF5E9C" w:rsidRDefault="00BF5E9C">
            <w:pPr>
              <w:jc w:val="both"/>
            </w:pPr>
            <w:r>
              <w:t>MAN</w:t>
            </w:r>
          </w:p>
        </w:tc>
        <w:tc>
          <w:tcPr>
            <w:tcW w:w="7371" w:type="dxa"/>
          </w:tcPr>
          <w:p w14:paraId="6E570361" w14:textId="5436DA9E" w:rsidR="00BF5E9C" w:rsidRDefault="00BF5E9C">
            <w:pPr>
              <w:jc w:val="both"/>
            </w:pPr>
            <w:r>
              <w:t>Mantenibilidad</w:t>
            </w:r>
          </w:p>
        </w:tc>
      </w:tr>
      <w:tr w:rsidR="00BF5E9C" w14:paraId="2A734A3C" w14:textId="77777777">
        <w:tc>
          <w:tcPr>
            <w:tcW w:w="1630" w:type="dxa"/>
          </w:tcPr>
          <w:p w14:paraId="739C458E" w14:textId="2E13DDE6" w:rsidR="00BF5E9C" w:rsidRDefault="00BF5E9C">
            <w:pPr>
              <w:jc w:val="both"/>
            </w:pPr>
            <w:r>
              <w:t>PPT</w:t>
            </w:r>
          </w:p>
        </w:tc>
        <w:tc>
          <w:tcPr>
            <w:tcW w:w="7371" w:type="dxa"/>
          </w:tcPr>
          <w:p w14:paraId="4D254921" w14:textId="10CC7273" w:rsidR="00BF5E9C" w:rsidRDefault="00BF5E9C">
            <w:pPr>
              <w:jc w:val="both"/>
            </w:pPr>
            <w:r>
              <w:t>Protección al usuario</w:t>
            </w:r>
          </w:p>
        </w:tc>
      </w:tr>
      <w:tr w:rsidR="00BF5E9C" w14:paraId="65160568" w14:textId="77777777">
        <w:tc>
          <w:tcPr>
            <w:tcW w:w="1630" w:type="dxa"/>
          </w:tcPr>
          <w:p w14:paraId="0ADDD910" w14:textId="6DC00575" w:rsidR="00BF5E9C" w:rsidRDefault="00BF5E9C">
            <w:pPr>
              <w:jc w:val="both"/>
            </w:pPr>
            <w:r>
              <w:t>CFG</w:t>
            </w:r>
          </w:p>
        </w:tc>
        <w:tc>
          <w:tcPr>
            <w:tcW w:w="7371" w:type="dxa"/>
          </w:tcPr>
          <w:p w14:paraId="7BDCEA50" w14:textId="182FAD9F" w:rsidR="00BF5E9C" w:rsidRDefault="00BF5E9C">
            <w:pPr>
              <w:jc w:val="both"/>
            </w:pPr>
            <w:r>
              <w:t>Configuración</w:t>
            </w:r>
          </w:p>
        </w:tc>
      </w:tr>
      <w:tr w:rsidR="00BF5E9C" w14:paraId="175A6F3E" w14:textId="77777777">
        <w:tc>
          <w:tcPr>
            <w:tcW w:w="1630" w:type="dxa"/>
          </w:tcPr>
          <w:p w14:paraId="31663ABC" w14:textId="471981B7" w:rsidR="00BF5E9C" w:rsidRDefault="00BF5E9C">
            <w:pPr>
              <w:jc w:val="both"/>
            </w:pPr>
            <w:r>
              <w:t>BDT</w:t>
            </w:r>
          </w:p>
        </w:tc>
        <w:tc>
          <w:tcPr>
            <w:tcW w:w="7371" w:type="dxa"/>
          </w:tcPr>
          <w:p w14:paraId="39E8142A" w14:textId="56504C0B" w:rsidR="00BF5E9C" w:rsidRDefault="00BF5E9C">
            <w:pPr>
              <w:jc w:val="both"/>
            </w:pPr>
            <w:r>
              <w:t>Base de Datos</w:t>
            </w:r>
          </w:p>
        </w:tc>
      </w:tr>
      <w:tr w:rsidR="00BF5E9C" w14:paraId="5D6CA108" w14:textId="77777777">
        <w:tc>
          <w:tcPr>
            <w:tcW w:w="1630" w:type="dxa"/>
          </w:tcPr>
          <w:p w14:paraId="562279A3" w14:textId="286D4E1F" w:rsidR="00BF5E9C" w:rsidRDefault="00BF5E9C">
            <w:pPr>
              <w:jc w:val="both"/>
            </w:pPr>
            <w:r>
              <w:t>INS</w:t>
            </w:r>
          </w:p>
        </w:tc>
        <w:tc>
          <w:tcPr>
            <w:tcW w:w="7371" w:type="dxa"/>
          </w:tcPr>
          <w:p w14:paraId="03A148A5" w14:textId="4FC5C485" w:rsidR="00BF5E9C" w:rsidRDefault="00BF5E9C">
            <w:pPr>
              <w:jc w:val="both"/>
            </w:pPr>
            <w:r>
              <w:t>Instalación</w:t>
            </w:r>
          </w:p>
        </w:tc>
      </w:tr>
      <w:tr w:rsidR="00B307D3" w14:paraId="60EB9E1A" w14:textId="77777777">
        <w:tc>
          <w:tcPr>
            <w:tcW w:w="1630" w:type="dxa"/>
          </w:tcPr>
          <w:p w14:paraId="0B1D6287" w14:textId="7B8659F9" w:rsidR="00B307D3" w:rsidRDefault="00B307D3" w:rsidP="00B307D3">
            <w:pPr>
              <w:jc w:val="both"/>
            </w:pPr>
            <w:r>
              <w:rPr>
                <w:lang w:val="es-ES"/>
              </w:rPr>
              <w:t>PDR</w:t>
            </w:r>
          </w:p>
        </w:tc>
        <w:tc>
          <w:tcPr>
            <w:tcW w:w="7371" w:type="dxa"/>
          </w:tcPr>
          <w:p w14:paraId="01597BB6" w14:textId="6C36A37C" w:rsidR="00B307D3" w:rsidRDefault="00B307D3" w:rsidP="00B307D3">
            <w:pPr>
              <w:jc w:val="both"/>
            </w:pPr>
            <w:r>
              <w:t>Preliminary design Review</w:t>
            </w:r>
          </w:p>
        </w:tc>
      </w:tr>
      <w:tr w:rsidR="00B307D3" w14:paraId="0C71D91E" w14:textId="77777777">
        <w:tc>
          <w:tcPr>
            <w:tcW w:w="1630" w:type="dxa"/>
          </w:tcPr>
          <w:p w14:paraId="17E01DAD" w14:textId="06A31E75" w:rsidR="00B307D3" w:rsidRDefault="00B307D3" w:rsidP="00B307D3">
            <w:pPr>
              <w:jc w:val="both"/>
              <w:rPr>
                <w:lang w:val="es-ES"/>
              </w:rPr>
            </w:pPr>
            <w:r>
              <w:rPr>
                <w:lang w:val="es-ES"/>
              </w:rPr>
              <w:t>PRR</w:t>
            </w:r>
          </w:p>
        </w:tc>
        <w:tc>
          <w:tcPr>
            <w:tcW w:w="7371" w:type="dxa"/>
          </w:tcPr>
          <w:p w14:paraId="0BDF3145" w14:textId="3AD417B7" w:rsidR="00B307D3" w:rsidRDefault="00B307D3" w:rsidP="00B307D3">
            <w:pPr>
              <w:jc w:val="both"/>
            </w:pPr>
            <w:r>
              <w:t>Preliminary Requirement Review</w:t>
            </w:r>
          </w:p>
        </w:tc>
      </w:tr>
      <w:tr w:rsidR="00B307D3" w14:paraId="3193F032" w14:textId="77777777">
        <w:tc>
          <w:tcPr>
            <w:tcW w:w="1630" w:type="dxa"/>
          </w:tcPr>
          <w:p w14:paraId="38E811B9" w14:textId="1372749A" w:rsidR="00B307D3" w:rsidRDefault="00B307D3" w:rsidP="00B307D3">
            <w:pPr>
              <w:jc w:val="both"/>
              <w:rPr>
                <w:lang w:val="es-ES"/>
              </w:rPr>
            </w:pPr>
            <w:r>
              <w:rPr>
                <w:lang w:val="es-ES"/>
              </w:rPr>
              <w:t>CDR</w:t>
            </w:r>
          </w:p>
        </w:tc>
        <w:tc>
          <w:tcPr>
            <w:tcW w:w="7371" w:type="dxa"/>
          </w:tcPr>
          <w:p w14:paraId="39FCC810" w14:textId="28EFE188" w:rsidR="00B307D3" w:rsidRDefault="00B307D3" w:rsidP="00B307D3">
            <w:pPr>
              <w:jc w:val="both"/>
            </w:pPr>
            <w:r>
              <w:t>Critical design Review</w:t>
            </w:r>
          </w:p>
        </w:tc>
      </w:tr>
      <w:tr w:rsidR="00B307D3" w14:paraId="0F09C6CE" w14:textId="77777777">
        <w:tc>
          <w:tcPr>
            <w:tcW w:w="1630" w:type="dxa"/>
          </w:tcPr>
          <w:p w14:paraId="7973D9F1" w14:textId="051C7886" w:rsidR="00B307D3" w:rsidRDefault="00B307D3" w:rsidP="00B307D3">
            <w:pPr>
              <w:jc w:val="both"/>
              <w:rPr>
                <w:lang w:val="es-ES"/>
              </w:rPr>
            </w:pPr>
            <w:r>
              <w:rPr>
                <w:lang w:val="es-ES"/>
              </w:rPr>
              <w:t>SRR</w:t>
            </w:r>
          </w:p>
        </w:tc>
        <w:tc>
          <w:tcPr>
            <w:tcW w:w="7371" w:type="dxa"/>
          </w:tcPr>
          <w:p w14:paraId="6C7CE929" w14:textId="30485C2F" w:rsidR="00B307D3" w:rsidRDefault="00B307D3" w:rsidP="00B307D3">
            <w:pPr>
              <w:jc w:val="both"/>
            </w:pPr>
            <w:r>
              <w:t>System Requirement Review</w:t>
            </w:r>
          </w:p>
        </w:tc>
      </w:tr>
      <w:tr w:rsidR="00B307D3" w14:paraId="3CFE7FFF" w14:textId="77777777">
        <w:tc>
          <w:tcPr>
            <w:tcW w:w="1630" w:type="dxa"/>
          </w:tcPr>
          <w:p w14:paraId="44E1C1A3" w14:textId="0A8123F8" w:rsidR="00B307D3" w:rsidRDefault="00B307D3" w:rsidP="00B307D3">
            <w:pPr>
              <w:jc w:val="both"/>
              <w:rPr>
                <w:lang w:val="es-ES"/>
              </w:rPr>
            </w:pPr>
            <w:r>
              <w:rPr>
                <w:lang w:val="es-ES"/>
              </w:rPr>
              <w:t>FAT</w:t>
            </w:r>
          </w:p>
        </w:tc>
        <w:tc>
          <w:tcPr>
            <w:tcW w:w="7371" w:type="dxa"/>
          </w:tcPr>
          <w:p w14:paraId="23CE50CD" w14:textId="174D9BC4" w:rsidR="00B307D3" w:rsidRDefault="00B307D3" w:rsidP="00B307D3">
            <w:pPr>
              <w:jc w:val="both"/>
            </w:pPr>
            <w:r>
              <w:t>Factory Acceptance Test</w:t>
            </w:r>
          </w:p>
        </w:tc>
      </w:tr>
      <w:tr w:rsidR="00B307D3" w14:paraId="1CDECF44" w14:textId="77777777">
        <w:tc>
          <w:tcPr>
            <w:tcW w:w="1630" w:type="dxa"/>
          </w:tcPr>
          <w:p w14:paraId="6FB745EA" w14:textId="2AC21934" w:rsidR="00B307D3" w:rsidRDefault="00B307D3" w:rsidP="00B307D3">
            <w:pPr>
              <w:jc w:val="both"/>
              <w:rPr>
                <w:lang w:val="es-ES"/>
              </w:rPr>
            </w:pPr>
            <w:r>
              <w:rPr>
                <w:lang w:val="es-ES"/>
              </w:rPr>
              <w:t>HAT</w:t>
            </w:r>
          </w:p>
        </w:tc>
        <w:tc>
          <w:tcPr>
            <w:tcW w:w="7371" w:type="dxa"/>
          </w:tcPr>
          <w:p w14:paraId="65021B51" w14:textId="734DADE3" w:rsidR="00B307D3" w:rsidRDefault="00B307D3" w:rsidP="00B307D3">
            <w:pPr>
              <w:jc w:val="both"/>
            </w:pPr>
            <w:r>
              <w:t>Harbour Acceptance Test</w:t>
            </w:r>
          </w:p>
        </w:tc>
      </w:tr>
      <w:tr w:rsidR="00B307D3" w14:paraId="39B2EFE9" w14:textId="77777777">
        <w:tc>
          <w:tcPr>
            <w:tcW w:w="1630" w:type="dxa"/>
          </w:tcPr>
          <w:p w14:paraId="1FD37438" w14:textId="20AA831B" w:rsidR="00B307D3" w:rsidRDefault="00B307D3" w:rsidP="00B307D3">
            <w:pPr>
              <w:jc w:val="both"/>
              <w:rPr>
                <w:lang w:val="es-ES"/>
              </w:rPr>
            </w:pPr>
            <w:r>
              <w:rPr>
                <w:lang w:val="es-ES"/>
              </w:rPr>
              <w:t>SAT</w:t>
            </w:r>
          </w:p>
        </w:tc>
        <w:tc>
          <w:tcPr>
            <w:tcW w:w="7371" w:type="dxa"/>
          </w:tcPr>
          <w:p w14:paraId="0E1E4111" w14:textId="487464E5" w:rsidR="00B307D3" w:rsidRDefault="00B307D3" w:rsidP="00B307D3">
            <w:pPr>
              <w:jc w:val="both"/>
            </w:pPr>
            <w:r>
              <w:t>Site Acceptance Test</w:t>
            </w:r>
          </w:p>
        </w:tc>
      </w:tr>
      <w:tr w:rsidR="00B307D3" w14:paraId="34F06958" w14:textId="77777777">
        <w:tc>
          <w:tcPr>
            <w:tcW w:w="1630" w:type="dxa"/>
          </w:tcPr>
          <w:p w14:paraId="31280A91" w14:textId="0606237F" w:rsidR="00B307D3" w:rsidRDefault="00B307D3" w:rsidP="00B307D3">
            <w:pPr>
              <w:jc w:val="both"/>
              <w:rPr>
                <w:lang w:val="es-ES"/>
              </w:rPr>
            </w:pPr>
            <w:r>
              <w:rPr>
                <w:lang w:val="es-ES"/>
              </w:rPr>
              <w:t>ICD</w:t>
            </w:r>
          </w:p>
        </w:tc>
        <w:tc>
          <w:tcPr>
            <w:tcW w:w="7371" w:type="dxa"/>
          </w:tcPr>
          <w:p w14:paraId="682A2C3F" w14:textId="348C8066" w:rsidR="00B307D3" w:rsidRDefault="00B307D3" w:rsidP="00B307D3">
            <w:pPr>
              <w:jc w:val="both"/>
            </w:pPr>
            <w:r>
              <w:t>Interface Control Document</w:t>
            </w:r>
          </w:p>
        </w:tc>
      </w:tr>
    </w:tbl>
    <w:p w14:paraId="557EA148" w14:textId="77777777" w:rsidR="00225041" w:rsidRDefault="00225041">
      <w:pPr>
        <w:rPr>
          <w:b/>
        </w:rPr>
      </w:pPr>
    </w:p>
    <w:p w14:paraId="75FE3CDE" w14:textId="77777777" w:rsidR="00225041" w:rsidRDefault="00225041">
      <w:r>
        <w:br w:type="page"/>
      </w:r>
    </w:p>
    <w:p w14:paraId="3571F833" w14:textId="77777777" w:rsidR="00225041" w:rsidRDefault="00225041">
      <w:pPr>
        <w:pStyle w:val="Ttulo2"/>
        <w:ind w:left="720" w:hanging="720"/>
      </w:pPr>
      <w:bookmarkStart w:id="50" w:name="_Toc404573440"/>
      <w:bookmarkStart w:id="51" w:name="_Toc405017847"/>
      <w:bookmarkStart w:id="52" w:name="_Toc405117363"/>
      <w:bookmarkStart w:id="53" w:name="_Toc405180286"/>
      <w:bookmarkStart w:id="54" w:name="_Toc405181587"/>
      <w:bookmarkStart w:id="55" w:name="_Toc406834592"/>
      <w:bookmarkStart w:id="56" w:name="_Toc414962534"/>
      <w:bookmarkStart w:id="57" w:name="_Toc414963803"/>
      <w:bookmarkStart w:id="58" w:name="_Toc414963882"/>
      <w:bookmarkStart w:id="59" w:name="_Toc414965434"/>
      <w:bookmarkStart w:id="60" w:name="_Toc414966180"/>
      <w:bookmarkStart w:id="61" w:name="_Toc414966329"/>
      <w:bookmarkStart w:id="62" w:name="_Toc414966393"/>
      <w:bookmarkStart w:id="63" w:name="_Toc414966628"/>
      <w:bookmarkStart w:id="64" w:name="_Toc440707374"/>
      <w:bookmarkStart w:id="65" w:name="_Toc440707505"/>
      <w:bookmarkStart w:id="66" w:name="_Toc440709156"/>
      <w:bookmarkStart w:id="67" w:name="_Toc440790862"/>
      <w:bookmarkStart w:id="68" w:name="_Toc440791735"/>
      <w:bookmarkStart w:id="69" w:name="_Toc440793272"/>
      <w:bookmarkStart w:id="70" w:name="_Toc129089453"/>
      <w:r>
        <w:lastRenderedPageBreak/>
        <w:t>Estructura y Contenido</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704B9790" w14:textId="77777777" w:rsidR="00225041" w:rsidRDefault="00225041">
      <w:pPr>
        <w:rPr>
          <w:sz w:val="20"/>
        </w:rPr>
      </w:pPr>
    </w:p>
    <w:p w14:paraId="1F0263C1" w14:textId="77777777" w:rsidR="00225041" w:rsidRDefault="00225041" w:rsidP="00D27725">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r>
        <w:rPr>
          <w:spacing w:val="-3"/>
        </w:rPr>
        <w:t>E</w:t>
      </w:r>
      <w:r w:rsidR="00D27725">
        <w:rPr>
          <w:spacing w:val="-3"/>
        </w:rPr>
        <w:t xml:space="preserve">ste documento </w:t>
      </w:r>
      <w:r>
        <w:rPr>
          <w:spacing w:val="-3"/>
        </w:rPr>
        <w:t>se organiza como sigue:</w:t>
      </w:r>
    </w:p>
    <w:p w14:paraId="39B9A114" w14:textId="77777777" w:rsidR="00225041" w:rsidRDefault="0022504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both"/>
        <w:rPr>
          <w:spacing w:val="-3"/>
        </w:rPr>
      </w:pPr>
    </w:p>
    <w:p w14:paraId="21655E6D" w14:textId="77777777" w:rsidR="00225041" w:rsidRDefault="00225041">
      <w:pPr>
        <w:numPr>
          <w:ilvl w:val="0"/>
          <w:numId w:val="2"/>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1440" w:hanging="360"/>
        <w:jc w:val="both"/>
        <w:rPr>
          <w:spacing w:val="-3"/>
        </w:rPr>
      </w:pPr>
      <w:r>
        <w:rPr>
          <w:spacing w:val="-3"/>
        </w:rPr>
        <w:t>El Capítulo 1 especifica las generalidades.</w:t>
      </w:r>
    </w:p>
    <w:p w14:paraId="48E42D20" w14:textId="77777777" w:rsidR="00225041" w:rsidRDefault="00225041" w:rsidP="003350B2">
      <w:pPr>
        <w:numPr>
          <w:ilvl w:val="0"/>
          <w:numId w:val="2"/>
        </w:numPr>
        <w:ind w:left="1440" w:hanging="360"/>
        <w:jc w:val="both"/>
        <w:rPr>
          <w:spacing w:val="-3"/>
        </w:rPr>
      </w:pPr>
      <w:r>
        <w:rPr>
          <w:spacing w:val="-3"/>
        </w:rPr>
        <w:t xml:space="preserve">El Capítulo 2 </w:t>
      </w:r>
      <w:r w:rsidR="00AF6E42">
        <w:rPr>
          <w:spacing w:val="-3"/>
        </w:rPr>
        <w:t>contiene una descripción del software y su relación con el resto del sistema.</w:t>
      </w:r>
    </w:p>
    <w:p w14:paraId="74A400EF" w14:textId="755C92D7" w:rsidR="00225041" w:rsidRDefault="00225041" w:rsidP="00AF6E42">
      <w:pPr>
        <w:numPr>
          <w:ilvl w:val="0"/>
          <w:numId w:val="2"/>
        </w:numPr>
        <w:tabs>
          <w:tab w:val="left" w:pos="180"/>
          <w:tab w:val="left" w:pos="2700"/>
        </w:tabs>
        <w:ind w:left="1440" w:hanging="360"/>
        <w:jc w:val="both"/>
        <w:rPr>
          <w:spacing w:val="-3"/>
        </w:rPr>
      </w:pPr>
      <w:r>
        <w:rPr>
          <w:spacing w:val="-3"/>
        </w:rPr>
        <w:t>El Capítulo 3 contiene</w:t>
      </w:r>
      <w:r w:rsidR="00AF6E42">
        <w:rPr>
          <w:spacing w:val="-3"/>
        </w:rPr>
        <w:t xml:space="preserve"> una descripción de los requerimientos según la norma E</w:t>
      </w:r>
      <w:r w:rsidR="00625543">
        <w:rPr>
          <w:spacing w:val="-3"/>
        </w:rPr>
        <w:t>CSS-E-ST-40C</w:t>
      </w:r>
      <w:r w:rsidR="00AF6E42">
        <w:rPr>
          <w:spacing w:val="-3"/>
        </w:rPr>
        <w:t xml:space="preserve"> (</w:t>
      </w:r>
      <w:r w:rsidR="00556BD7">
        <w:rPr>
          <w:spacing w:val="-3"/>
        </w:rPr>
        <w:t>Ref</w:t>
      </w:r>
      <w:r w:rsidR="00AF6E42">
        <w:rPr>
          <w:spacing w:val="-3"/>
        </w:rPr>
        <w:t xml:space="preserve"> [1])</w:t>
      </w:r>
      <w:r w:rsidR="00D81FEE">
        <w:rPr>
          <w:spacing w:val="-3"/>
        </w:rPr>
        <w:t xml:space="preserve"> y la guía de escritura de requerimientos (Ref</w:t>
      </w:r>
      <w:r w:rsidR="00556BD7">
        <w:rPr>
          <w:spacing w:val="-3"/>
        </w:rPr>
        <w:t xml:space="preserve"> </w:t>
      </w:r>
      <w:r w:rsidR="00D81FEE">
        <w:rPr>
          <w:spacing w:val="-3"/>
        </w:rPr>
        <w:t>[3]).</w:t>
      </w:r>
    </w:p>
    <w:p w14:paraId="52C4C8A2" w14:textId="77777777" w:rsidR="00AF6E42" w:rsidRDefault="00AF6E42" w:rsidP="00AF6E42">
      <w:pPr>
        <w:numPr>
          <w:ilvl w:val="0"/>
          <w:numId w:val="2"/>
        </w:numPr>
        <w:tabs>
          <w:tab w:val="left" w:pos="180"/>
          <w:tab w:val="left" w:pos="2700"/>
        </w:tabs>
        <w:ind w:left="1440" w:hanging="360"/>
        <w:jc w:val="both"/>
        <w:rPr>
          <w:spacing w:val="-3"/>
        </w:rPr>
      </w:pPr>
      <w:r>
        <w:rPr>
          <w:spacing w:val="-3"/>
        </w:rPr>
        <w:t>El Capítulo 4 contiene la matriz de trazabilidad de requerimientos.</w:t>
      </w:r>
    </w:p>
    <w:p w14:paraId="6251D9C6" w14:textId="77777777" w:rsidR="00225041" w:rsidRDefault="00225041" w:rsidP="003350B2">
      <w:pPr>
        <w:numPr>
          <w:ilvl w:val="0"/>
          <w:numId w:val="2"/>
        </w:numPr>
        <w:tabs>
          <w:tab w:val="left" w:pos="180"/>
          <w:tab w:val="left" w:pos="2700"/>
        </w:tabs>
        <w:ind w:left="1440" w:hanging="360"/>
        <w:jc w:val="both"/>
        <w:rPr>
          <w:spacing w:val="-3"/>
        </w:rPr>
      </w:pPr>
      <w:r>
        <w:rPr>
          <w:spacing w:val="-3"/>
        </w:rPr>
        <w:t xml:space="preserve">El anexo A </w:t>
      </w:r>
      <w:r w:rsidR="003350B2">
        <w:rPr>
          <w:spacing w:val="-3"/>
        </w:rPr>
        <w:t>contiene…</w:t>
      </w:r>
    </w:p>
    <w:p w14:paraId="791C627C" w14:textId="2B736223" w:rsidR="00AF6E42" w:rsidRDefault="00225041" w:rsidP="00AF6E42">
      <w:pPr>
        <w:pStyle w:val="Ttulo1"/>
        <w:ind w:left="720" w:hanging="720"/>
        <w:rPr>
          <w:spacing w:val="-3"/>
        </w:rPr>
      </w:pPr>
      <w:r>
        <w:rPr>
          <w:spacing w:val="-3"/>
        </w:rPr>
        <w:br w:type="page"/>
      </w:r>
      <w:bookmarkStart w:id="71" w:name="_Toc129089454"/>
      <w:r w:rsidR="00AF6E42">
        <w:rPr>
          <w:spacing w:val="-3"/>
        </w:rPr>
        <w:lastRenderedPageBreak/>
        <w:t>descripcion general</w:t>
      </w:r>
      <w:r w:rsidR="00556BD7">
        <w:rPr>
          <w:spacing w:val="-3"/>
        </w:rPr>
        <w:t xml:space="preserve"> del sistema</w:t>
      </w:r>
      <w:bookmarkEnd w:id="71"/>
    </w:p>
    <w:p w14:paraId="50FB1BEB" w14:textId="59C87E51" w:rsidR="00AF6E42" w:rsidRDefault="00AF6E42" w:rsidP="00AF6E42">
      <w:pPr>
        <w:pStyle w:val="Ttulo2"/>
        <w:ind w:left="720" w:hanging="720"/>
      </w:pPr>
      <w:bookmarkStart w:id="72" w:name="_Toc129089455"/>
      <w:r>
        <w:t>Relaciones con Otros Proyectos en Curso</w:t>
      </w:r>
      <w:bookmarkEnd w:id="72"/>
    </w:p>
    <w:p w14:paraId="7BA2D6BE" w14:textId="1AB792B4" w:rsidR="00C06013" w:rsidRDefault="00C06013" w:rsidP="00C06013">
      <w:r>
        <w:t xml:space="preserve">El simulador forma parte de los periféricos a desarrollar en el marco del programa PILLÁN II y está directamente relacionado con </w:t>
      </w:r>
      <w:r w:rsidR="006F08D5">
        <w:t>los proyectos de los sistemas:</w:t>
      </w:r>
      <w:r>
        <w:t xml:space="preserve"> MPS, DBS y SOM.</w:t>
      </w:r>
    </w:p>
    <w:p w14:paraId="77BD2E3D" w14:textId="5B191E2F" w:rsidR="00C06013" w:rsidRDefault="00C06013" w:rsidP="00C06013"/>
    <w:p w14:paraId="6DA7CA29" w14:textId="1C1E743C" w:rsidR="00C06013" w:rsidRDefault="00C06013" w:rsidP="00C06013">
      <w:r>
        <w:rPr>
          <w:noProof/>
        </w:rPr>
        <w:drawing>
          <wp:inline distT="0" distB="0" distL="0" distR="0" wp14:anchorId="274DE7C7" wp14:editId="72C18658">
            <wp:extent cx="5776962" cy="32778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88269" cy="3284314"/>
                    </a:xfrm>
                    <a:prstGeom prst="rect">
                      <a:avLst/>
                    </a:prstGeom>
                    <a:noFill/>
                  </pic:spPr>
                </pic:pic>
              </a:graphicData>
            </a:graphic>
          </wp:inline>
        </w:drawing>
      </w:r>
    </w:p>
    <w:p w14:paraId="1D813812" w14:textId="73A7D864" w:rsidR="00C06013" w:rsidRDefault="00C06013" w:rsidP="00C06013">
      <w:pPr>
        <w:pStyle w:val="Epgrafe"/>
        <w:rPr>
          <w:lang w:val="es-ES_tradnl"/>
        </w:rPr>
      </w:pPr>
      <w:bookmarkStart w:id="73" w:name="_Toc123194102"/>
      <w:bookmarkStart w:id="74" w:name="_Toc129089512"/>
      <w:r w:rsidRPr="00DA16E2">
        <w:rPr>
          <w:lang w:val="es-ES"/>
        </w:rPr>
        <w:t>Figura</w:t>
      </w:r>
      <w:r w:rsidRPr="003350B2">
        <w:rPr>
          <w:lang w:val="es-ES"/>
        </w:rPr>
        <w:t xml:space="preserve"> </w:t>
      </w:r>
      <w:r>
        <w:fldChar w:fldCharType="begin"/>
      </w:r>
      <w:r w:rsidRPr="003350B2">
        <w:rPr>
          <w:lang w:val="es-ES"/>
        </w:rPr>
        <w:instrText xml:space="preserve"> STYLEREF 1 \s </w:instrText>
      </w:r>
      <w:r>
        <w:fldChar w:fldCharType="separate"/>
      </w:r>
      <w:r>
        <w:rPr>
          <w:noProof/>
          <w:lang w:val="es-ES"/>
        </w:rPr>
        <w:t>2</w:t>
      </w:r>
      <w:r>
        <w:fldChar w:fldCharType="end"/>
      </w:r>
      <w:r w:rsidRPr="003350B2">
        <w:rPr>
          <w:lang w:val="es-ES"/>
        </w:rPr>
        <w:noBreakHyphen/>
      </w:r>
      <w:r>
        <w:fldChar w:fldCharType="begin"/>
      </w:r>
      <w:r w:rsidRPr="003350B2">
        <w:rPr>
          <w:lang w:val="es-ES"/>
        </w:rPr>
        <w:instrText xml:space="preserve"> SEQ Figur</w:instrText>
      </w:r>
      <w:r w:rsidRPr="00053A93">
        <w:rPr>
          <w:lang w:val="es-CL"/>
        </w:rPr>
        <w:instrText xml:space="preserve">a \* ARABIC \s 1 </w:instrText>
      </w:r>
      <w:r>
        <w:fldChar w:fldCharType="separate"/>
      </w:r>
      <w:r>
        <w:rPr>
          <w:noProof/>
          <w:lang w:val="es-ES"/>
        </w:rPr>
        <w:t>1</w:t>
      </w:r>
      <w:r>
        <w:fldChar w:fldCharType="end"/>
      </w:r>
      <w:r>
        <w:rPr>
          <w:lang w:val="es-ES_tradnl"/>
        </w:rPr>
        <w:t>: Sistema de Instrucción Pillan II</w:t>
      </w:r>
      <w:bookmarkEnd w:id="73"/>
      <w:bookmarkEnd w:id="74"/>
    </w:p>
    <w:p w14:paraId="575DEDB3" w14:textId="77777777" w:rsidR="00C06013" w:rsidRDefault="00C06013" w:rsidP="00C06013"/>
    <w:p w14:paraId="77377DB1" w14:textId="77777777" w:rsidR="00C06013" w:rsidRPr="00C06013" w:rsidRDefault="00C06013" w:rsidP="00C06013"/>
    <w:p w14:paraId="4C6ADD5D" w14:textId="75E730C9" w:rsidR="00AF6E42" w:rsidRDefault="00AF6E42" w:rsidP="00AF6E42">
      <w:pPr>
        <w:pStyle w:val="Ttulo2"/>
        <w:ind w:left="720" w:hanging="720"/>
      </w:pPr>
      <w:bookmarkStart w:id="75" w:name="_Toc129089456"/>
      <w:r>
        <w:t>Relaciones con Proyectos Predecesores y Sucesores</w:t>
      </w:r>
      <w:bookmarkEnd w:id="75"/>
    </w:p>
    <w:p w14:paraId="4147748C" w14:textId="7C5DB4B8" w:rsidR="004E79A2" w:rsidRPr="004E79A2" w:rsidRDefault="00C06013" w:rsidP="00C820FF">
      <w:r>
        <w:t>N/A.</w:t>
      </w:r>
    </w:p>
    <w:p w14:paraId="3ABB0E34" w14:textId="59ACF572" w:rsidR="00AF6E42" w:rsidRDefault="00AF6E42" w:rsidP="00AF6E42">
      <w:pPr>
        <w:pStyle w:val="Ttulo2"/>
        <w:ind w:left="720" w:hanging="720"/>
      </w:pPr>
      <w:bookmarkStart w:id="76" w:name="_Toc129089457"/>
      <w:r>
        <w:t>Función y Propósito</w:t>
      </w:r>
      <w:bookmarkEnd w:id="76"/>
    </w:p>
    <w:p w14:paraId="156FAAB3" w14:textId="24BC01C9" w:rsidR="006F08D5" w:rsidRDefault="006F08D5" w:rsidP="006F08D5">
      <w:pPr>
        <w:jc w:val="both"/>
        <w:rPr>
          <w:lang w:val="es-CL"/>
        </w:rPr>
      </w:pPr>
      <w:r w:rsidRPr="00D84569">
        <w:rPr>
          <w:lang w:val="es-CL"/>
        </w:rPr>
        <w:t xml:space="preserve">El sistema Simulador de Vuelo (SIM) viene a complementar </w:t>
      </w:r>
      <w:r>
        <w:rPr>
          <w:lang w:val="es-CL"/>
        </w:rPr>
        <w:t>la necesidad de instrucción y entrenamiento de los pilotos militares,</w:t>
      </w:r>
      <w:r w:rsidRPr="00D84569">
        <w:rPr>
          <w:lang w:val="es-CL"/>
        </w:rPr>
        <w:t xml:space="preserve"> </w:t>
      </w:r>
      <w:r>
        <w:rPr>
          <w:lang w:val="es-CL"/>
        </w:rPr>
        <w:t>los cuales requieren de la práctica simulada de procedimientos normales y de emergencia con anterioridad a las sesiones de vuelo en todas las fases de su formación profesional.</w:t>
      </w:r>
    </w:p>
    <w:p w14:paraId="72492620" w14:textId="5B9D4393" w:rsidR="006F08D5" w:rsidRDefault="006F08D5" w:rsidP="006F08D5">
      <w:pPr>
        <w:jc w:val="both"/>
        <w:rPr>
          <w:lang w:val="es-CL"/>
        </w:rPr>
      </w:pPr>
    </w:p>
    <w:p w14:paraId="3B3655A7" w14:textId="48721E29" w:rsidR="006F08D5" w:rsidRDefault="006F08D5" w:rsidP="006F08D5">
      <w:pPr>
        <w:jc w:val="both"/>
        <w:rPr>
          <w:lang w:val="es-CL"/>
        </w:rPr>
      </w:pPr>
      <w:r>
        <w:rPr>
          <w:lang w:val="es-CL"/>
        </w:rPr>
        <w:t>El SIM brindará un entorno inmersivo y seguro para que el alumno logre la familiarización con el instrumental de la aeronave y los procedimientos, mejorando la seguridad operacional, eficacia de los procesos formativos y cuidado de los activos institucionales.</w:t>
      </w:r>
    </w:p>
    <w:p w14:paraId="351CBD6E" w14:textId="161FB6A1" w:rsidR="00AF6E42" w:rsidRDefault="00AF6E42" w:rsidP="00AF6E42">
      <w:pPr>
        <w:pStyle w:val="Ttulo2"/>
        <w:ind w:left="720" w:hanging="720"/>
      </w:pPr>
      <w:bookmarkStart w:id="77" w:name="_Toc129089458"/>
      <w:r w:rsidRPr="00457DE2">
        <w:lastRenderedPageBreak/>
        <w:t>Consideraciones Ambientales</w:t>
      </w:r>
      <w:bookmarkEnd w:id="77"/>
    </w:p>
    <w:p w14:paraId="59AE0359" w14:textId="37D467F5" w:rsidR="00457DE2" w:rsidRPr="00457DE2" w:rsidRDefault="00457DE2" w:rsidP="00457DE2">
      <w:r>
        <w:t>N/A.</w:t>
      </w:r>
    </w:p>
    <w:p w14:paraId="192E2F37" w14:textId="77777777" w:rsidR="006F08D5" w:rsidRPr="001519E2" w:rsidRDefault="006F08D5" w:rsidP="006F08D5">
      <w:pPr>
        <w:rPr>
          <w:lang w:val="es-CL" w:eastAsia="es-MX"/>
        </w:rPr>
      </w:pPr>
    </w:p>
    <w:p w14:paraId="2A9BE4F4" w14:textId="640F2729" w:rsidR="00AF6E42" w:rsidRDefault="00AF6E42" w:rsidP="00AF6E42">
      <w:pPr>
        <w:pStyle w:val="Ttulo2"/>
        <w:ind w:left="720" w:hanging="720"/>
      </w:pPr>
      <w:bookmarkStart w:id="78" w:name="_Toc129089459"/>
      <w:r>
        <w:t>Relaciones con Otros Sistemas</w:t>
      </w:r>
      <w:bookmarkEnd w:id="78"/>
    </w:p>
    <w:p w14:paraId="345E2E9B" w14:textId="54E71A4E" w:rsidR="007C59B4" w:rsidRDefault="006F08D5" w:rsidP="006F08D5">
      <w:pPr>
        <w:jc w:val="both"/>
      </w:pPr>
      <w:r>
        <w:t>El SIM considerará la integración con los sistemas MPS, DBS y SOM. El flujo de usos general consiste en:</w:t>
      </w:r>
    </w:p>
    <w:p w14:paraId="40E902C5" w14:textId="776A52E8" w:rsidR="006F08D5" w:rsidRDefault="006F08D5" w:rsidP="006F08D5">
      <w:pPr>
        <w:jc w:val="both"/>
      </w:pPr>
    </w:p>
    <w:p w14:paraId="307826DE" w14:textId="77777777" w:rsidR="006F08D5" w:rsidRDefault="006F08D5" w:rsidP="006F08D5">
      <w:pPr>
        <w:pStyle w:val="Prrafodelista"/>
        <w:numPr>
          <w:ilvl w:val="0"/>
          <w:numId w:val="36"/>
        </w:numPr>
        <w:jc w:val="both"/>
      </w:pPr>
      <w:r>
        <w:t>Planificar una misión utilizando el MPS. La salida de este proceso es un conjunto de datos estructurados que son la entrada del SIM.</w:t>
      </w:r>
    </w:p>
    <w:p w14:paraId="0C77D8A3" w14:textId="77777777" w:rsidR="006F08D5" w:rsidRDefault="006F08D5" w:rsidP="006F08D5">
      <w:pPr>
        <w:jc w:val="both"/>
      </w:pPr>
    </w:p>
    <w:p w14:paraId="6CBE8B5A" w14:textId="77777777" w:rsidR="006F08D5" w:rsidRDefault="006F08D5" w:rsidP="006F08D5">
      <w:pPr>
        <w:pStyle w:val="Prrafodelista"/>
        <w:numPr>
          <w:ilvl w:val="0"/>
          <w:numId w:val="36"/>
        </w:numPr>
        <w:jc w:val="both"/>
      </w:pPr>
      <w:r>
        <w:t>El SIM carga la planificación que sirve a los instrumentos de vuelo. SIM registra información del vuelo. La salida de este proceso son los datos de vuelo que son la entrada del DBS.</w:t>
      </w:r>
    </w:p>
    <w:p w14:paraId="64F4E6FE" w14:textId="77777777" w:rsidR="006F08D5" w:rsidRDefault="006F08D5" w:rsidP="006F08D5">
      <w:pPr>
        <w:jc w:val="both"/>
      </w:pPr>
    </w:p>
    <w:p w14:paraId="224E7C50" w14:textId="77777777" w:rsidR="006F08D5" w:rsidRDefault="006F08D5" w:rsidP="006F08D5">
      <w:pPr>
        <w:pStyle w:val="Prrafodelista"/>
        <w:numPr>
          <w:ilvl w:val="0"/>
          <w:numId w:val="36"/>
        </w:numPr>
        <w:jc w:val="both"/>
      </w:pPr>
      <w:r>
        <w:t>El DBS descarga los datos del vuelo simulado y permite analizar la misión.</w:t>
      </w:r>
    </w:p>
    <w:p w14:paraId="3803BAF7" w14:textId="77777777" w:rsidR="006F08D5" w:rsidRDefault="006F08D5" w:rsidP="006F08D5">
      <w:pPr>
        <w:jc w:val="both"/>
      </w:pPr>
    </w:p>
    <w:p w14:paraId="02286E86" w14:textId="77777777" w:rsidR="006F08D5" w:rsidRDefault="006F08D5" w:rsidP="006F08D5">
      <w:pPr>
        <w:pStyle w:val="Prrafodelista"/>
        <w:numPr>
          <w:ilvl w:val="0"/>
          <w:numId w:val="36"/>
        </w:numPr>
        <w:jc w:val="both"/>
      </w:pPr>
      <w:r>
        <w:t>El SOM regirá el uso docente del SIM, a fin de hacerlo parte del sistema educativo como una herramienta tecnológica para ese proceso.</w:t>
      </w:r>
    </w:p>
    <w:p w14:paraId="44FB766E" w14:textId="77777777" w:rsidR="006F08D5" w:rsidRPr="007C59B4" w:rsidRDefault="006F08D5" w:rsidP="006F08D5">
      <w:pPr>
        <w:jc w:val="both"/>
      </w:pPr>
    </w:p>
    <w:p w14:paraId="39AB1CC3" w14:textId="6AD9BD94" w:rsidR="00AF6E42" w:rsidRDefault="00AF6E42" w:rsidP="00AF6E42">
      <w:pPr>
        <w:pStyle w:val="Ttulo2"/>
        <w:ind w:left="720" w:hanging="720"/>
      </w:pPr>
      <w:bookmarkStart w:id="79" w:name="_Toc129089460"/>
      <w:r>
        <w:t>Restricciones Generales</w:t>
      </w:r>
      <w:bookmarkEnd w:id="79"/>
    </w:p>
    <w:p w14:paraId="6D357409" w14:textId="77777777" w:rsidR="00722461" w:rsidRDefault="00722461" w:rsidP="00C820FF"/>
    <w:p w14:paraId="3E4AD312" w14:textId="657C50D2" w:rsidR="00370614" w:rsidRDefault="006F08D5" w:rsidP="00C820FF">
      <w:r>
        <w:t>El SIM será transportable y utilizará tecnología COTS en su fabricación.</w:t>
      </w:r>
    </w:p>
    <w:p w14:paraId="334858AC" w14:textId="77777777" w:rsidR="006F08D5" w:rsidRPr="00370614" w:rsidRDefault="006F08D5" w:rsidP="00C820FF"/>
    <w:p w14:paraId="747B408D" w14:textId="7B7A25AF" w:rsidR="00AF6E42" w:rsidRDefault="00AF6E42" w:rsidP="00AF6E42">
      <w:pPr>
        <w:pStyle w:val="Ttulo2"/>
        <w:ind w:left="720" w:hanging="720"/>
      </w:pPr>
      <w:bookmarkStart w:id="80" w:name="_Toc129089461"/>
      <w:r>
        <w:t xml:space="preserve">Descripción del </w:t>
      </w:r>
      <w:r w:rsidR="004E79A2">
        <w:t>sistema</w:t>
      </w:r>
      <w:bookmarkEnd w:id="80"/>
    </w:p>
    <w:p w14:paraId="4D8CD1BA" w14:textId="77777777" w:rsidR="00722461" w:rsidRDefault="00722461" w:rsidP="006F08D5">
      <w:pPr>
        <w:jc w:val="both"/>
        <w:rPr>
          <w:lang w:val="es-MX" w:eastAsia="es-MX"/>
        </w:rPr>
      </w:pPr>
    </w:p>
    <w:p w14:paraId="1C3EF1EA" w14:textId="36B15EC1" w:rsidR="006F08D5" w:rsidRPr="00B50864" w:rsidRDefault="006F08D5" w:rsidP="006F08D5">
      <w:pPr>
        <w:jc w:val="both"/>
        <w:rPr>
          <w:lang w:val="es-MX" w:eastAsia="es-MX"/>
        </w:rPr>
      </w:pPr>
      <w:r w:rsidRPr="00B50864">
        <w:rPr>
          <w:lang w:val="es-MX" w:eastAsia="es-MX"/>
        </w:rPr>
        <w:t xml:space="preserve">El SIM </w:t>
      </w:r>
      <w:r>
        <w:rPr>
          <w:lang w:val="es-MX" w:eastAsia="es-MX"/>
        </w:rPr>
        <w:t xml:space="preserve">cuenta con </w:t>
      </w:r>
      <w:r w:rsidRPr="00B50864">
        <w:rPr>
          <w:lang w:val="es-MX" w:eastAsia="es-MX"/>
        </w:rPr>
        <w:t>el Componente de Simulación Principal (CSP) que permitirá la instrucción y entrenamiento de los alumnos, con sesiones dictadas por un instructor</w:t>
      </w:r>
      <w:r>
        <w:rPr>
          <w:lang w:val="es-MX" w:eastAsia="es-MX"/>
        </w:rPr>
        <w:t>.</w:t>
      </w:r>
    </w:p>
    <w:p w14:paraId="35D3669D" w14:textId="77777777" w:rsidR="006F08D5" w:rsidRPr="00B50864" w:rsidRDefault="006F08D5" w:rsidP="006F08D5">
      <w:pPr>
        <w:jc w:val="both"/>
        <w:rPr>
          <w:lang w:val="es-MX" w:eastAsia="es-MX"/>
        </w:rPr>
      </w:pPr>
    </w:p>
    <w:p w14:paraId="0A146F41" w14:textId="77777777" w:rsidR="006F08D5" w:rsidRPr="00B50864" w:rsidRDefault="006F08D5" w:rsidP="006F08D5">
      <w:pPr>
        <w:jc w:val="both"/>
        <w:rPr>
          <w:lang w:val="es-MX" w:eastAsia="es-MX"/>
        </w:rPr>
      </w:pPr>
      <w:r w:rsidRPr="00F47E0A">
        <w:rPr>
          <w:lang w:val="es-MX" w:eastAsia="es-MX"/>
        </w:rPr>
        <w:t xml:space="preserve">El uso en el contexto docente de </w:t>
      </w:r>
      <w:r w:rsidRPr="00FF4BC6">
        <w:rPr>
          <w:lang w:val="es-MX" w:eastAsia="es-MX"/>
        </w:rPr>
        <w:t>éste</w:t>
      </w:r>
      <w:r w:rsidRPr="00B50864">
        <w:rPr>
          <w:lang w:val="es-MX" w:eastAsia="es-MX"/>
        </w:rPr>
        <w:t>, se encuentra definido por el sistema de Instrucción para Operadores y Mantenedores (SOM).</w:t>
      </w:r>
    </w:p>
    <w:p w14:paraId="4CFCB866" w14:textId="77777777" w:rsidR="006F08D5" w:rsidRPr="00B50864" w:rsidRDefault="006F08D5" w:rsidP="006F08D5">
      <w:pPr>
        <w:jc w:val="both"/>
        <w:rPr>
          <w:lang w:val="es-MX" w:eastAsia="es-MX"/>
        </w:rPr>
      </w:pPr>
    </w:p>
    <w:p w14:paraId="163B0C34" w14:textId="77777777" w:rsidR="006F08D5" w:rsidRPr="00B50864" w:rsidRDefault="006F08D5" w:rsidP="006F08D5">
      <w:pPr>
        <w:jc w:val="both"/>
        <w:rPr>
          <w:lang w:val="es-MX" w:eastAsia="es-MX"/>
        </w:rPr>
      </w:pPr>
      <w:r w:rsidRPr="00B50864">
        <w:rPr>
          <w:lang w:val="es-MX" w:eastAsia="es-MX"/>
        </w:rPr>
        <w:t>Las sesiones con el instructor serán interactivas, donde este podrá visualizar la información de vuelo en tiempo de ejecución. Además, el instructor podrá generar fallas en la aeronave simulada para practicar procedimientos de emergencia. Otro aspecto relevante es que el sistema permitirá en forma secundaria, múltiples alumnos conectados a la sesión del instructor para practicar vuelo en formación. Respecto al CEM, el instructor podrá generar escenarios con lecciones preestablecidas, las cuales podrán ser evaluadas sin su supervisión.</w:t>
      </w:r>
    </w:p>
    <w:p w14:paraId="724FF6FC" w14:textId="77777777" w:rsidR="006F08D5" w:rsidRPr="00B50864" w:rsidRDefault="006F08D5" w:rsidP="006F08D5">
      <w:pPr>
        <w:jc w:val="both"/>
        <w:rPr>
          <w:lang w:val="es-MX" w:eastAsia="es-MX"/>
        </w:rPr>
      </w:pPr>
    </w:p>
    <w:p w14:paraId="00C3286C" w14:textId="77777777" w:rsidR="006F08D5" w:rsidRDefault="006F08D5" w:rsidP="006F08D5">
      <w:pPr>
        <w:jc w:val="both"/>
        <w:rPr>
          <w:lang w:val="es-MX" w:eastAsia="es-MX"/>
        </w:rPr>
      </w:pPr>
      <w:r w:rsidRPr="00B50864">
        <w:rPr>
          <w:lang w:val="es-MX" w:eastAsia="es-MX"/>
        </w:rPr>
        <w:t xml:space="preserve">Para efectos de este documento, un “simulador” será un sistema que representa de forma realista la aerodinámica y la experiencia del piloto dentro de una cabina del Pillán II, donde todos los paneles </w:t>
      </w:r>
      <w:r w:rsidRPr="00B50864">
        <w:rPr>
          <w:lang w:val="es-MX" w:eastAsia="es-MX"/>
        </w:rPr>
        <w:lastRenderedPageBreak/>
        <w:t xml:space="preserve">e instrumentos tendrán la misma disposición que en la aeronave real. Mientras que un “entrenador” será un sistema que emula un vuelo, sin embargo, no busca ser una copia fiel de una aeronave específica, y está enfocado al entrenamiento y familiarización con procedimientos </w:t>
      </w:r>
      <w:r>
        <w:rPr>
          <w:lang w:val="es-MX" w:eastAsia="es-MX"/>
        </w:rPr>
        <w:t xml:space="preserve">de </w:t>
      </w:r>
      <w:r w:rsidRPr="00B50864">
        <w:rPr>
          <w:lang w:val="es-MX" w:eastAsia="es-MX"/>
        </w:rPr>
        <w:t>vuelo</w:t>
      </w:r>
      <w:r>
        <w:rPr>
          <w:lang w:val="es-MX" w:eastAsia="es-MX"/>
        </w:rPr>
        <w:t>.</w:t>
      </w:r>
    </w:p>
    <w:p w14:paraId="369190D5" w14:textId="77777777" w:rsidR="00AF6E42" w:rsidRDefault="00AF6E42" w:rsidP="00AF6E42"/>
    <w:p w14:paraId="204D495C" w14:textId="77777777" w:rsidR="00350220" w:rsidRDefault="00350220" w:rsidP="00350220">
      <w:pPr>
        <w:jc w:val="center"/>
      </w:pPr>
      <w:bookmarkStart w:id="81" w:name="_MON_1264516826"/>
      <w:bookmarkEnd w:id="81"/>
      <w:r>
        <w:rPr>
          <w:noProof/>
        </w:rPr>
        <w:drawing>
          <wp:inline distT="0" distB="0" distL="0" distR="0" wp14:anchorId="48759BF0" wp14:editId="62EC1AB4">
            <wp:extent cx="4326340" cy="176632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0713" cy="1768105"/>
                    </a:xfrm>
                    <a:prstGeom prst="rect">
                      <a:avLst/>
                    </a:prstGeom>
                  </pic:spPr>
                </pic:pic>
              </a:graphicData>
            </a:graphic>
          </wp:inline>
        </w:drawing>
      </w:r>
    </w:p>
    <w:p w14:paraId="72D72277" w14:textId="5A0AD065" w:rsidR="00AF6E42" w:rsidRPr="00350220" w:rsidRDefault="00350220" w:rsidP="00350220">
      <w:pPr>
        <w:pStyle w:val="Epgrafe"/>
        <w:rPr>
          <w:lang w:val="es-ES_tradnl"/>
        </w:rPr>
      </w:pPr>
      <w:bookmarkStart w:id="82" w:name="_Toc123194103"/>
      <w:bookmarkStart w:id="83" w:name="_Toc129089513"/>
      <w:r w:rsidRPr="00DA16E2">
        <w:rPr>
          <w:lang w:val="es-ES"/>
        </w:rPr>
        <w:t>Figura</w:t>
      </w:r>
      <w:r w:rsidRPr="003350B2">
        <w:rPr>
          <w:lang w:val="es-ES"/>
        </w:rPr>
        <w:t xml:space="preserve"> </w:t>
      </w:r>
      <w:r>
        <w:fldChar w:fldCharType="begin"/>
      </w:r>
      <w:r w:rsidRPr="003350B2">
        <w:rPr>
          <w:lang w:val="es-ES"/>
        </w:rPr>
        <w:instrText xml:space="preserve"> STYLEREF 1 \s </w:instrText>
      </w:r>
      <w:r>
        <w:fldChar w:fldCharType="separate"/>
      </w:r>
      <w:r>
        <w:rPr>
          <w:noProof/>
          <w:lang w:val="es-ES"/>
        </w:rPr>
        <w:t>2</w:t>
      </w:r>
      <w:r>
        <w:fldChar w:fldCharType="end"/>
      </w:r>
      <w:r w:rsidRPr="003350B2">
        <w:rPr>
          <w:lang w:val="es-ES"/>
        </w:rPr>
        <w:noBreakHyphen/>
      </w:r>
      <w:r>
        <w:fldChar w:fldCharType="begin"/>
      </w:r>
      <w:r w:rsidRPr="003350B2">
        <w:rPr>
          <w:lang w:val="es-ES"/>
        </w:rPr>
        <w:instrText xml:space="preserve"> SEQ Figur</w:instrText>
      </w:r>
      <w:r w:rsidRPr="00053A93">
        <w:rPr>
          <w:lang w:val="es-CL"/>
        </w:rPr>
        <w:instrText xml:space="preserve">a \* ARABIC \s 1 </w:instrText>
      </w:r>
      <w:r>
        <w:fldChar w:fldCharType="separate"/>
      </w:r>
      <w:r>
        <w:rPr>
          <w:noProof/>
          <w:lang w:val="es-ES"/>
        </w:rPr>
        <w:t>2</w:t>
      </w:r>
      <w:r>
        <w:fldChar w:fldCharType="end"/>
      </w:r>
      <w:r>
        <w:rPr>
          <w:lang w:val="es-ES_tradnl"/>
        </w:rPr>
        <w:t>: Sistemas relacionados con el SIM</w:t>
      </w:r>
      <w:bookmarkEnd w:id="82"/>
      <w:bookmarkEnd w:id="83"/>
    </w:p>
    <w:p w14:paraId="1FA0CCD9" w14:textId="77777777" w:rsidR="00AF6E42" w:rsidRDefault="00AF6E42" w:rsidP="00AF6E42">
      <w:pPr>
        <w:tabs>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328"/>
          <w:tab w:val="left" w:pos="5688"/>
          <w:tab w:val="left" w:pos="6048"/>
          <w:tab w:val="left" w:pos="6408"/>
          <w:tab w:val="left" w:pos="6768"/>
          <w:tab w:val="left" w:pos="7128"/>
          <w:tab w:val="left" w:pos="7488"/>
          <w:tab w:val="left" w:pos="7848"/>
          <w:tab w:val="left" w:pos="8208"/>
          <w:tab w:val="left" w:pos="8568"/>
        </w:tabs>
        <w:jc w:val="both"/>
        <w:rPr>
          <w:spacing w:val="-3"/>
        </w:rPr>
      </w:pPr>
    </w:p>
    <w:p w14:paraId="76DF67B6" w14:textId="77777777" w:rsidR="00AF6E42" w:rsidRDefault="00AF6E42" w:rsidP="00AF6E42">
      <w:pPr>
        <w:pStyle w:val="Ttulo1"/>
        <w:ind w:left="720" w:hanging="720"/>
      </w:pPr>
      <w:bookmarkStart w:id="84" w:name="_Toc192913974"/>
      <w:r>
        <w:br w:type="page"/>
      </w:r>
      <w:bookmarkStart w:id="85" w:name="_Toc129089462"/>
      <w:bookmarkEnd w:id="84"/>
      <w:r>
        <w:lastRenderedPageBreak/>
        <w:t>requerimientos específicos</w:t>
      </w:r>
      <w:bookmarkEnd w:id="85"/>
    </w:p>
    <w:p w14:paraId="739AAADF" w14:textId="6626EE9A" w:rsidR="00AF6E42" w:rsidRDefault="00AF6E42" w:rsidP="004F6D87">
      <w:pPr>
        <w:pStyle w:val="Ttulo2"/>
      </w:pPr>
      <w:bookmarkStart w:id="86" w:name="_Toc129089463"/>
      <w:r w:rsidRPr="004F6D87">
        <w:t>Requerimientos Funcionales</w:t>
      </w:r>
      <w:bookmarkEnd w:id="86"/>
    </w:p>
    <w:p w14:paraId="7E9C740A" w14:textId="2E90BFFF" w:rsidR="004F6D87" w:rsidRDefault="004F6D87" w:rsidP="004F6D87">
      <w:pPr>
        <w:pStyle w:val="Ttulo3"/>
      </w:pPr>
      <w:bookmarkStart w:id="87" w:name="_Toc129089464"/>
      <w:r>
        <w:t>REQ-SW-</w:t>
      </w:r>
      <w:r w:rsidR="00742253">
        <w:t>FUN-</w:t>
      </w:r>
      <w:r w:rsidR="00783D2F">
        <w:t>SIM</w:t>
      </w:r>
      <w:r w:rsidR="00D535B8">
        <w:t>-01</w:t>
      </w:r>
      <w:bookmarkEnd w:id="87"/>
    </w:p>
    <w:p w14:paraId="7E221CA3" w14:textId="77777777" w:rsidR="00722461" w:rsidRDefault="00722461" w:rsidP="0042442C">
      <w:pPr>
        <w:jc w:val="both"/>
      </w:pPr>
    </w:p>
    <w:p w14:paraId="022269F7" w14:textId="116FB662" w:rsidR="0042442C" w:rsidRDefault="0042442C" w:rsidP="0042442C">
      <w:pPr>
        <w:jc w:val="both"/>
      </w:pPr>
      <w:del w:id="88" w:author="Félix Heinz" w:date="2023-06-20T16:39:00Z">
        <w:r w:rsidDel="000E4BAA">
          <w:delText xml:space="preserve">El SIM simulará </w:delText>
        </w:r>
      </w:del>
      <w:ins w:id="89" w:author="Félix Heinz" w:date="2023-06-20T16:39:00Z">
        <w:r w:rsidR="000E4BAA">
          <w:t xml:space="preserve">Incorporar </w:t>
        </w:r>
      </w:ins>
      <w:r>
        <w:t>terreno visualmente realista e inmersivo</w:t>
      </w:r>
      <w:ins w:id="90" w:author="Félix Heinz" w:date="2023-06-20T16:39:00Z">
        <w:r w:rsidR="00F717CB">
          <w:t xml:space="preserve"> </w:t>
        </w:r>
      </w:ins>
      <w:del w:id="91" w:author="Félix Heinz" w:date="2023-06-20T16:39:00Z">
        <w:r w:rsidDel="00F717CB">
          <w:delText xml:space="preserve">, </w:delText>
        </w:r>
      </w:del>
      <w:ins w:id="92" w:author="Félix Heinz" w:date="2023-06-20T16:39:00Z">
        <w:r w:rsidR="00F717CB">
          <w:t>(</w:t>
        </w:r>
      </w:ins>
      <w:r>
        <w:t>esto significa simular zonas de vuelo con edificios y otros elementos</w:t>
      </w:r>
      <w:ins w:id="93" w:author="Félix Heinz" w:date="2023-06-20T16:39:00Z">
        <w:r w:rsidR="00F717CB">
          <w:t>)</w:t>
        </w:r>
      </w:ins>
      <w:r>
        <w:t>.</w:t>
      </w:r>
    </w:p>
    <w:p w14:paraId="4739C18D" w14:textId="43D6C466" w:rsidR="0042442C" w:rsidRDefault="0042442C" w:rsidP="0042442C"/>
    <w:p w14:paraId="30AA76A6" w14:textId="24DCD8CF" w:rsidR="00CB0DE6" w:rsidRDefault="00CB0DE6" w:rsidP="00CB0DE6">
      <w:pPr>
        <w:pStyle w:val="Ttulo3"/>
      </w:pPr>
      <w:bookmarkStart w:id="94" w:name="_Toc129089465"/>
      <w:r>
        <w:t>REQ-SW-FUN-SIM-02</w:t>
      </w:r>
      <w:bookmarkEnd w:id="94"/>
    </w:p>
    <w:p w14:paraId="297D2B4B" w14:textId="77777777" w:rsidR="00722461" w:rsidRDefault="00722461" w:rsidP="00CB0DE6">
      <w:pPr>
        <w:jc w:val="both"/>
      </w:pPr>
    </w:p>
    <w:p w14:paraId="1696850A" w14:textId="7E900174" w:rsidR="00CB0DE6" w:rsidRDefault="00F717CB" w:rsidP="00CB0DE6">
      <w:pPr>
        <w:jc w:val="both"/>
      </w:pPr>
      <w:ins w:id="95" w:author="Félix Heinz" w:date="2023-06-20T16:40:00Z">
        <w:r>
          <w:t>Generar</w:t>
        </w:r>
      </w:ins>
      <w:del w:id="96" w:author="Félix Heinz" w:date="2023-06-20T16:40:00Z">
        <w:r w:rsidR="00CB0DE6" w:rsidDel="00F717CB">
          <w:delText>El SIM simulará</w:delText>
        </w:r>
      </w:del>
      <w:r w:rsidR="00CB0DE6">
        <w:t xml:space="preserve"> condiciones meteorológicas y de visibilidad de acuerdo a la zona de vuelo.</w:t>
      </w:r>
      <w:r w:rsidR="00F22141">
        <w:t xml:space="preserve"> </w:t>
      </w:r>
      <w:del w:id="97" w:author="Félix Heinz" w:date="2023-06-20T16:40:00Z">
        <w:r w:rsidR="00F22141" w:rsidDel="00F717CB">
          <w:delText>Estas condiciones serán generadas por el instructor.</w:delText>
        </w:r>
      </w:del>
    </w:p>
    <w:p w14:paraId="21395CD1" w14:textId="352758E8" w:rsidR="00CB0DE6" w:rsidRDefault="00CB0DE6" w:rsidP="0042442C"/>
    <w:p w14:paraId="78A3237D" w14:textId="4E135A0A" w:rsidR="00CB0DE6" w:rsidRDefault="00CB0DE6" w:rsidP="00CB0DE6">
      <w:pPr>
        <w:pStyle w:val="Ttulo3"/>
      </w:pPr>
      <w:bookmarkStart w:id="98" w:name="_Toc129089466"/>
      <w:r>
        <w:t>REQ-SW-FUN-SIM-03</w:t>
      </w:r>
      <w:bookmarkEnd w:id="98"/>
    </w:p>
    <w:p w14:paraId="14C4F83F" w14:textId="77777777" w:rsidR="00722461" w:rsidRDefault="00722461" w:rsidP="00CB0DE6">
      <w:pPr>
        <w:jc w:val="both"/>
      </w:pPr>
    </w:p>
    <w:p w14:paraId="25956594" w14:textId="50163D14" w:rsidR="00CB0DE6" w:rsidRDefault="00F717CB" w:rsidP="00CB0DE6">
      <w:pPr>
        <w:jc w:val="both"/>
      </w:pPr>
      <w:ins w:id="99" w:author="Félix Heinz" w:date="2023-06-20T16:41:00Z">
        <w:r>
          <w:t>Permitir</w:t>
        </w:r>
      </w:ins>
      <w:del w:id="100" w:author="Félix Heinz" w:date="2023-06-20T16:41:00Z">
        <w:r w:rsidR="00CB0DE6" w:rsidDel="00F717CB">
          <w:delText>El SIM simulará</w:delText>
        </w:r>
      </w:del>
      <w:r w:rsidR="00CB0DE6">
        <w:t xml:space="preserve"> cambios en el nivel de combustible y su efecto en el vuelo</w:t>
      </w:r>
      <w:del w:id="101" w:author="Félix Heinz" w:date="2023-06-20T16:43:00Z">
        <w:r w:rsidR="00CB0DE6" w:rsidDel="00F717CB">
          <w:delText>.</w:delText>
        </w:r>
        <w:r w:rsidR="00C93D12" w:rsidDel="00F717CB">
          <w:delText xml:space="preserve"> </w:delText>
        </w:r>
      </w:del>
      <w:del w:id="102" w:author="Félix Heinz" w:date="2023-06-20T16:41:00Z">
        <w:r w:rsidR="00C93D12" w:rsidDel="00F717CB">
          <w:delText>Estos cambios serán generados</w:delText>
        </w:r>
      </w:del>
      <w:del w:id="103" w:author="Félix Heinz" w:date="2023-06-20T16:43:00Z">
        <w:r w:rsidR="00C93D12" w:rsidDel="00F717CB">
          <w:delText xml:space="preserve"> por el instructor</w:delText>
        </w:r>
      </w:del>
      <w:ins w:id="104" w:author="Félix Heinz" w:date="2023-06-20T16:41:00Z">
        <w:r>
          <w:t>.</w:t>
        </w:r>
      </w:ins>
    </w:p>
    <w:p w14:paraId="418A7B25" w14:textId="47F8E6E4" w:rsidR="00CB0DE6" w:rsidRDefault="00CB0DE6" w:rsidP="0042442C"/>
    <w:p w14:paraId="54B1546C" w14:textId="679CCD55" w:rsidR="00CB0DE6" w:rsidRDefault="00CB0DE6" w:rsidP="00CB0DE6">
      <w:pPr>
        <w:pStyle w:val="Ttulo3"/>
      </w:pPr>
      <w:bookmarkStart w:id="105" w:name="_Toc129089467"/>
      <w:r>
        <w:t>REQ-SW-FUN-SIM-04</w:t>
      </w:r>
      <w:bookmarkEnd w:id="105"/>
    </w:p>
    <w:p w14:paraId="39133F2F" w14:textId="77777777" w:rsidR="00FF217A" w:rsidRDefault="00FF217A" w:rsidP="00CB0DE6">
      <w:pPr>
        <w:jc w:val="both"/>
      </w:pPr>
    </w:p>
    <w:p w14:paraId="24176781" w14:textId="6C9A7805" w:rsidR="00CB0DE6" w:rsidRDefault="00CB0DE6" w:rsidP="00CB0DE6">
      <w:pPr>
        <w:jc w:val="both"/>
      </w:pPr>
      <w:r>
        <w:t>El SIM permitirá al instructor:</w:t>
      </w:r>
    </w:p>
    <w:p w14:paraId="320087E8" w14:textId="2A701BBF" w:rsidR="00CB0DE6" w:rsidRDefault="00CB0DE6" w:rsidP="00CB0DE6">
      <w:pPr>
        <w:pStyle w:val="Prrafodelista"/>
        <w:numPr>
          <w:ilvl w:val="0"/>
          <w:numId w:val="37"/>
        </w:numPr>
        <w:jc w:val="both"/>
      </w:pPr>
      <w:r>
        <w:t>Actuar como ATC.</w:t>
      </w:r>
    </w:p>
    <w:p w14:paraId="29E54142" w14:textId="0F8AD713" w:rsidR="00CB0DE6" w:rsidRDefault="00CB0DE6" w:rsidP="00CB0DE6">
      <w:pPr>
        <w:pStyle w:val="Prrafodelista"/>
        <w:numPr>
          <w:ilvl w:val="0"/>
          <w:numId w:val="37"/>
        </w:numPr>
        <w:jc w:val="both"/>
      </w:pPr>
      <w:r>
        <w:t xml:space="preserve">Generar fallas en la aeronave simulada, estas fallas serán: </w:t>
      </w:r>
      <w:r w:rsidRPr="00F717CB">
        <w:rPr>
          <w:highlight w:val="yellow"/>
          <w:rPrChange w:id="106" w:author="Félix Heinz" w:date="2023-06-20T16:44:00Z">
            <w:rPr/>
          </w:rPrChange>
        </w:rPr>
        <w:t>TBD</w:t>
      </w:r>
    </w:p>
    <w:p w14:paraId="5C69B40A" w14:textId="0ACCCC75" w:rsidR="00CB0DE6" w:rsidRPr="00F717CB" w:rsidRDefault="00CB0DE6" w:rsidP="00CB0DE6">
      <w:pPr>
        <w:pStyle w:val="Prrafodelista"/>
        <w:numPr>
          <w:ilvl w:val="0"/>
          <w:numId w:val="37"/>
        </w:numPr>
        <w:jc w:val="both"/>
      </w:pPr>
      <w:r>
        <w:t xml:space="preserve">Manejar las condiciones </w:t>
      </w:r>
      <w:r w:rsidR="009439BD" w:rsidRPr="00F717CB">
        <w:rPr>
          <w:rPrChange w:id="107" w:author="Félix Heinz" w:date="2023-06-20T16:44:00Z">
            <w:rPr>
              <w:highlight w:val="yellow"/>
            </w:rPr>
          </w:rPrChange>
        </w:rPr>
        <w:t>meteorológicas y visibilidad</w:t>
      </w:r>
      <w:r w:rsidR="009439BD" w:rsidRPr="00F717CB">
        <w:t>.</w:t>
      </w:r>
    </w:p>
    <w:p w14:paraId="0B7C71B9" w14:textId="76E1B0E5" w:rsidR="00F717CB" w:rsidRDefault="00F717CB" w:rsidP="00CB0DE6">
      <w:pPr>
        <w:pStyle w:val="Prrafodelista"/>
        <w:numPr>
          <w:ilvl w:val="0"/>
          <w:numId w:val="37"/>
        </w:numPr>
        <w:jc w:val="both"/>
        <w:rPr>
          <w:ins w:id="108" w:author="Félix Heinz" w:date="2023-06-20T16:43:00Z"/>
        </w:rPr>
      </w:pPr>
      <w:ins w:id="109" w:author="Félix Heinz" w:date="2023-06-20T16:43:00Z">
        <w:r>
          <w:t>Configurar el manejo de combustible para la sesión de instrucción.</w:t>
        </w:r>
      </w:ins>
    </w:p>
    <w:p w14:paraId="6DCC598D" w14:textId="5AC9D1A4" w:rsidR="009439BD" w:rsidRDefault="009439BD" w:rsidP="00CB0DE6">
      <w:pPr>
        <w:pStyle w:val="Prrafodelista"/>
        <w:numPr>
          <w:ilvl w:val="0"/>
          <w:numId w:val="37"/>
        </w:numPr>
        <w:jc w:val="both"/>
      </w:pPr>
      <w:r>
        <w:t xml:space="preserve">Ver la información relevante al vuelo: </w:t>
      </w:r>
      <w:r w:rsidRPr="009439BD">
        <w:rPr>
          <w:highlight w:val="yellow"/>
        </w:rPr>
        <w:t>TBD</w:t>
      </w:r>
      <w:r>
        <w:t>, desplegadas en gráficos en tiempo de ejecución de la simulación.</w:t>
      </w:r>
    </w:p>
    <w:p w14:paraId="130AF597" w14:textId="4B484CE5" w:rsidR="009439BD" w:rsidRDefault="009439BD" w:rsidP="00CB0DE6">
      <w:pPr>
        <w:pStyle w:val="Prrafodelista"/>
        <w:numPr>
          <w:ilvl w:val="0"/>
          <w:numId w:val="37"/>
        </w:numPr>
        <w:jc w:val="both"/>
      </w:pPr>
      <w:del w:id="110" w:author="Félix Heinz" w:date="2023-06-20T16:44:00Z">
        <w:r w:rsidDel="00F717CB">
          <w:delText xml:space="preserve">Ver un mapa </w:delText>
        </w:r>
        <w:r w:rsidRPr="009439BD" w:rsidDel="00F717CB">
          <w:rPr>
            <w:highlight w:val="yellow"/>
          </w:rPr>
          <w:delText>configurable</w:delText>
        </w:r>
        <w:r w:rsidDel="00F717CB">
          <w:delText xml:space="preserve"> de</w:delText>
        </w:r>
      </w:del>
      <w:ins w:id="111" w:author="Félix Heinz" w:date="2023-06-20T16:44:00Z">
        <w:r w:rsidR="00F717CB">
          <w:t>Desplegar</w:t>
        </w:r>
      </w:ins>
      <w:r>
        <w:t xml:space="preserve"> la posición</w:t>
      </w:r>
      <w:ins w:id="112" w:author="Félix Heinz" w:date="2023-06-20T16:44:00Z">
        <w:r w:rsidR="00F717CB">
          <w:t xml:space="preserve"> virtual</w:t>
        </w:r>
      </w:ins>
      <w:ins w:id="113" w:author="Félix Heinz" w:date="2023-06-20T16:45:00Z">
        <w:r w:rsidR="00F717CB">
          <w:t xml:space="preserve"> en un mapa</w:t>
        </w:r>
      </w:ins>
      <w:r>
        <w:t xml:space="preserve"> </w:t>
      </w:r>
      <w:del w:id="114" w:author="Félix Heinz" w:date="2023-06-20T16:45:00Z">
        <w:r w:rsidDel="00F717CB">
          <w:delText>instantánea de la aeronave</w:delText>
        </w:r>
      </w:del>
      <w:r>
        <w:t>.</w:t>
      </w:r>
    </w:p>
    <w:p w14:paraId="32BE96F0" w14:textId="55CF25FF" w:rsidR="00CB0DE6" w:rsidRDefault="00CB0DE6" w:rsidP="0042442C"/>
    <w:p w14:paraId="7E0048F3" w14:textId="256E129D" w:rsidR="009439BD" w:rsidRDefault="009439BD" w:rsidP="009439BD">
      <w:pPr>
        <w:pStyle w:val="Ttulo3"/>
      </w:pPr>
      <w:bookmarkStart w:id="115" w:name="_Toc129089468"/>
      <w:r>
        <w:t>REQ-SW-FUN-SIM-05</w:t>
      </w:r>
      <w:bookmarkEnd w:id="115"/>
    </w:p>
    <w:p w14:paraId="7C917F47" w14:textId="77777777" w:rsidR="00FF217A" w:rsidRDefault="00FF217A" w:rsidP="0042442C"/>
    <w:p w14:paraId="06F19C27" w14:textId="327862F7" w:rsidR="009439BD" w:rsidRDefault="00F22141" w:rsidP="0042442C">
      <w:del w:id="116" w:author="Félix Heinz" w:date="2023-06-20T16:45:00Z">
        <w:r w:rsidDel="00F717CB">
          <w:delText>El SIM permit</w:delText>
        </w:r>
      </w:del>
      <w:ins w:id="117" w:author="Félix Heinz" w:date="2023-06-20T16:45:00Z">
        <w:r w:rsidR="00F717CB">
          <w:t>Permitir</w:t>
        </w:r>
      </w:ins>
      <w:del w:id="118" w:author="Félix Heinz" w:date="2023-06-20T16:45:00Z">
        <w:r w:rsidDel="00F717CB">
          <w:delText>irá la</w:delText>
        </w:r>
      </w:del>
      <w:r>
        <w:t xml:space="preserve"> simulación de vuelo en formación</w:t>
      </w:r>
      <w:r w:rsidR="00C93D12">
        <w:t xml:space="preserve"> y en acrobacia</w:t>
      </w:r>
      <w:ins w:id="119" w:author="Félix Heinz" w:date="2023-06-20T16:49:00Z">
        <w:r w:rsidR="00F717CB">
          <w:t>, en caso de que el software de simulación elegido por el cliente lo permita</w:t>
        </w:r>
      </w:ins>
      <w:r w:rsidR="00C93D12">
        <w:t>.</w:t>
      </w:r>
    </w:p>
    <w:p w14:paraId="7A0A5780" w14:textId="79CBC222" w:rsidR="00C93D12" w:rsidRDefault="00C93D12" w:rsidP="0042442C">
      <w:pPr>
        <w:rPr>
          <w:ins w:id="120" w:author="Félix Heinz" w:date="2023-06-20T16:50:00Z"/>
        </w:rPr>
      </w:pPr>
    </w:p>
    <w:p w14:paraId="158F5EAA" w14:textId="77777777" w:rsidR="006D1FF3" w:rsidRDefault="006D1FF3" w:rsidP="0042442C">
      <w:pPr>
        <w:rPr>
          <w:ins w:id="121" w:author="Félix Heinz" w:date="2023-06-20T16:50:00Z"/>
        </w:rPr>
      </w:pPr>
    </w:p>
    <w:p w14:paraId="7C519298" w14:textId="77777777" w:rsidR="006D1FF3" w:rsidRDefault="006D1FF3" w:rsidP="0042442C"/>
    <w:p w14:paraId="0A46CF28" w14:textId="714F9692" w:rsidR="00C93D12" w:rsidRDefault="00C93D12" w:rsidP="00C93D12">
      <w:pPr>
        <w:pStyle w:val="Ttulo3"/>
      </w:pPr>
      <w:bookmarkStart w:id="122" w:name="_Toc129089469"/>
      <w:r>
        <w:lastRenderedPageBreak/>
        <w:t>REQ-SW-FUN-SIM-06</w:t>
      </w:r>
      <w:bookmarkEnd w:id="122"/>
    </w:p>
    <w:p w14:paraId="544A1C98" w14:textId="77777777" w:rsidR="00FF217A" w:rsidRDefault="00FF217A" w:rsidP="00C93D12"/>
    <w:p w14:paraId="5985EF0C" w14:textId="273531E3" w:rsidR="00C93D12" w:rsidRDefault="006D1FF3" w:rsidP="00C93D12">
      <w:ins w:id="123" w:author="Félix Heinz" w:date="2023-06-20T16:56:00Z">
        <w:r>
          <w:t>Permite</w:t>
        </w:r>
      </w:ins>
      <w:del w:id="124" w:author="Félix Heinz" w:date="2023-06-20T16:56:00Z">
        <w:r w:rsidR="00C93D12" w:rsidDel="006D1FF3">
          <w:delText>El SIM permitirá</w:delText>
        </w:r>
      </w:del>
      <w:r w:rsidR="00C93D12">
        <w:t xml:space="preserve"> cargar sesiones de entrenamiento preconstruidas</w:t>
      </w:r>
      <w:ins w:id="125" w:author="Félix Heinz" w:date="2023-06-20T16:49:00Z">
        <w:r>
          <w:t>, en caso de que el software de simulación elegido por el cliente lo permita.</w:t>
        </w:r>
      </w:ins>
      <w:del w:id="126" w:author="Félix Heinz" w:date="2023-06-20T16:50:00Z">
        <w:r w:rsidR="00C93D12" w:rsidDel="006D1FF3">
          <w:delText>.</w:delText>
        </w:r>
      </w:del>
    </w:p>
    <w:p w14:paraId="18E37D47" w14:textId="02307E13" w:rsidR="00C93D12" w:rsidRDefault="00C93D12" w:rsidP="0042442C"/>
    <w:p w14:paraId="5FFED816" w14:textId="3F3F3567" w:rsidR="00954B3D" w:rsidRDefault="00954B3D" w:rsidP="00954B3D">
      <w:pPr>
        <w:pStyle w:val="Ttulo3"/>
      </w:pPr>
      <w:bookmarkStart w:id="127" w:name="_Toc129089470"/>
      <w:r>
        <w:t>REQ-SW-FUN-SIM-07</w:t>
      </w:r>
      <w:bookmarkEnd w:id="127"/>
    </w:p>
    <w:p w14:paraId="61A15627" w14:textId="77777777" w:rsidR="00FF217A" w:rsidRDefault="00FF217A" w:rsidP="00954B3D"/>
    <w:p w14:paraId="4EB4AEC4" w14:textId="0A9A8E3B" w:rsidR="00954B3D" w:rsidRDefault="00954B3D" w:rsidP="00954B3D">
      <w:r>
        <w:t xml:space="preserve">El SIM </w:t>
      </w:r>
      <w:r w:rsidR="000E4BAA">
        <w:t xml:space="preserve">utilizara un software de simulación </w:t>
      </w:r>
      <w:r>
        <w:t>sistema de realidad mixta, conformada por unos lentes con tecnología de punto de visión.</w:t>
      </w:r>
    </w:p>
    <w:p w14:paraId="196142CC" w14:textId="2549DEA2" w:rsidR="00C93D12" w:rsidRDefault="00C93D12" w:rsidP="0042442C"/>
    <w:p w14:paraId="6B3DF1FF" w14:textId="00677EE4" w:rsidR="00DB06D4" w:rsidRDefault="00DB06D4" w:rsidP="00DB06D4">
      <w:pPr>
        <w:pStyle w:val="Ttulo3"/>
      </w:pPr>
      <w:bookmarkStart w:id="128" w:name="_Toc129089471"/>
      <w:r>
        <w:t>REQ-SW-FUN-SIM-08</w:t>
      </w:r>
      <w:bookmarkEnd w:id="128"/>
    </w:p>
    <w:p w14:paraId="1326E6EA" w14:textId="77777777" w:rsidR="00FF217A" w:rsidRDefault="00FF217A" w:rsidP="00F238D8">
      <w:pPr>
        <w:jc w:val="both"/>
      </w:pPr>
    </w:p>
    <w:p w14:paraId="42336954" w14:textId="66E9E5A5" w:rsidR="00F238D8" w:rsidRDefault="00F238D8" w:rsidP="00F238D8">
      <w:pPr>
        <w:jc w:val="both"/>
      </w:pPr>
      <w:del w:id="129" w:author="Félix Heinz" w:date="2023-06-20T16:58:00Z">
        <w:r w:rsidDel="006D1FF3">
          <w:delText>El SIM, a petición del INSTRUCTOR, cargará un plan de vuelo.</w:delText>
        </w:r>
      </w:del>
      <w:ins w:id="130" w:author="Félix Heinz" w:date="2023-06-20T16:58:00Z">
        <w:r w:rsidR="006D1FF3">
          <w:t>Permite cargar un plan de vuelo basado en waypoints, en caso de que el software de simulación elegido por el cliente lo permita.</w:t>
        </w:r>
      </w:ins>
    </w:p>
    <w:p w14:paraId="1DEEBFBA" w14:textId="77777777" w:rsidR="00DB06D4" w:rsidRPr="0042442C" w:rsidRDefault="00DB06D4" w:rsidP="0042442C"/>
    <w:p w14:paraId="0F9A33A9" w14:textId="183E2342" w:rsidR="00AF6E42" w:rsidRDefault="00AF6E42" w:rsidP="004F6D87">
      <w:pPr>
        <w:pStyle w:val="Ttulo2"/>
      </w:pPr>
      <w:bookmarkStart w:id="131" w:name="_Toc129089472"/>
      <w:r w:rsidRPr="004F6D87">
        <w:t>Requerimientos de Rendimiento</w:t>
      </w:r>
      <w:bookmarkEnd w:id="131"/>
    </w:p>
    <w:p w14:paraId="22DB5CFE" w14:textId="282CB4F1" w:rsidR="00742253" w:rsidRDefault="00742253" w:rsidP="00742253">
      <w:pPr>
        <w:pStyle w:val="Ttulo3"/>
      </w:pPr>
      <w:bookmarkStart w:id="132" w:name="_Toc129089473"/>
      <w:r>
        <w:t>REQ-SW-REN-</w:t>
      </w:r>
      <w:r w:rsidR="00783D2F">
        <w:t>SIM</w:t>
      </w:r>
      <w:r w:rsidR="00D535B8">
        <w:t>-01</w:t>
      </w:r>
      <w:bookmarkEnd w:id="132"/>
    </w:p>
    <w:p w14:paraId="5E348F73" w14:textId="77777777" w:rsidR="00FF217A" w:rsidRDefault="00FF217A" w:rsidP="008971D9">
      <w:pPr>
        <w:jc w:val="both"/>
      </w:pPr>
    </w:p>
    <w:p w14:paraId="165FCAA6" w14:textId="6D2C7940" w:rsidR="00742253" w:rsidRPr="00742253" w:rsidRDefault="0042442C" w:rsidP="008971D9">
      <w:pPr>
        <w:jc w:val="both"/>
      </w:pPr>
      <w:r>
        <w:t>El SIM utilizará un sistema visual fluido, de baja latencia, que cumpla con lo establecido en la norma DAN-60.</w:t>
      </w:r>
    </w:p>
    <w:p w14:paraId="67ADD531" w14:textId="77777777" w:rsidR="00742253" w:rsidRPr="00742253" w:rsidRDefault="00742253" w:rsidP="00742253"/>
    <w:p w14:paraId="29BC9D9B" w14:textId="73EE0B0F" w:rsidR="00AF6E42" w:rsidRDefault="00AF6E42" w:rsidP="004F6D87">
      <w:pPr>
        <w:pStyle w:val="Ttulo2"/>
      </w:pPr>
      <w:bookmarkStart w:id="133" w:name="_Toc129089474"/>
      <w:r w:rsidRPr="004F6D87">
        <w:t>Requerimientos de Interfaces</w:t>
      </w:r>
      <w:bookmarkEnd w:id="133"/>
    </w:p>
    <w:p w14:paraId="0E2B269A" w14:textId="56265133" w:rsidR="00742253" w:rsidRDefault="00742253" w:rsidP="00742253">
      <w:pPr>
        <w:pStyle w:val="Ttulo3"/>
      </w:pPr>
      <w:bookmarkStart w:id="134" w:name="_Toc129089475"/>
      <w:r>
        <w:t>REQ-SW-INT-</w:t>
      </w:r>
      <w:r w:rsidR="00783D2F">
        <w:t>SIM</w:t>
      </w:r>
      <w:r w:rsidR="00D535B8">
        <w:t>-01</w:t>
      </w:r>
      <w:bookmarkEnd w:id="134"/>
    </w:p>
    <w:p w14:paraId="6B23C194" w14:textId="77777777" w:rsidR="00FF217A" w:rsidRDefault="00FF217A" w:rsidP="008971D9">
      <w:pPr>
        <w:jc w:val="both"/>
      </w:pPr>
    </w:p>
    <w:p w14:paraId="65451DF7" w14:textId="62EB8B1F" w:rsidR="00742253" w:rsidRDefault="00D934E4" w:rsidP="008971D9">
      <w:pPr>
        <w:jc w:val="both"/>
      </w:pPr>
      <w:r>
        <w:t>El SIM se relacionará con los sistemas</w:t>
      </w:r>
      <w:del w:id="135" w:author="Félix Heinz" w:date="2023-06-20T17:00:00Z">
        <w:r w:rsidDel="000C45E8">
          <w:delText xml:space="preserve"> SOM,</w:delText>
        </w:r>
      </w:del>
      <w:r>
        <w:t xml:space="preserve"> MPS y DBS.</w:t>
      </w:r>
      <w:ins w:id="136" w:author="Félix Heinz" w:date="2023-06-20T17:02:00Z">
        <w:r w:rsidR="000C45E8">
          <w:t xml:space="preserve"> </w:t>
        </w:r>
      </w:ins>
      <w:ins w:id="137" w:author="Félix Heinz" w:date="2023-06-23T16:56:00Z">
        <w:r w:rsidR="00C17B04">
          <w:t>De forma que permita</w:t>
        </w:r>
      </w:ins>
      <w:ins w:id="138" w:author="Félix Heinz" w:date="2023-06-20T17:02:00Z">
        <w:r w:rsidR="000C45E8">
          <w:t xml:space="preserve"> cargar </w:t>
        </w:r>
        <w:r w:rsidR="000C45E8" w:rsidRPr="000C45E8">
          <w:t xml:space="preserve">planes de vuelo </w:t>
        </w:r>
        <w:r w:rsidR="000C45E8">
          <w:t xml:space="preserve">en base a waypoints </w:t>
        </w:r>
        <w:r w:rsidR="000C45E8" w:rsidRPr="000C45E8">
          <w:t xml:space="preserve">y </w:t>
        </w:r>
      </w:ins>
      <w:ins w:id="139" w:author="Félix Heinz" w:date="2023-06-20T17:03:00Z">
        <w:r w:rsidR="000C45E8">
          <w:t>una</w:t>
        </w:r>
      </w:ins>
      <w:ins w:id="140" w:author="Félix Heinz" w:date="2023-06-20T17:02:00Z">
        <w:r w:rsidR="000C45E8" w:rsidRPr="000C45E8">
          <w:t xml:space="preserve"> carpeta compartida</w:t>
        </w:r>
      </w:ins>
      <w:ins w:id="141" w:author="Félix Heinz" w:date="2023-06-20T17:03:00Z">
        <w:r w:rsidR="000C45E8">
          <w:t xml:space="preserve"> para guardar los archivos en formato TacView a ser analizados por el DBS</w:t>
        </w:r>
      </w:ins>
      <w:ins w:id="142" w:author="Félix Heinz" w:date="2023-06-20T17:02:00Z">
        <w:r w:rsidR="000C45E8" w:rsidRPr="000C45E8">
          <w:t>.</w:t>
        </w:r>
      </w:ins>
    </w:p>
    <w:p w14:paraId="32D8022F" w14:textId="77777777" w:rsidR="00FF217A" w:rsidRDefault="00FF217A" w:rsidP="008971D9">
      <w:pPr>
        <w:jc w:val="both"/>
      </w:pPr>
    </w:p>
    <w:p w14:paraId="48B81BCF" w14:textId="3F3488FA" w:rsidR="00D934E4" w:rsidRDefault="00D934E4" w:rsidP="00D934E4">
      <w:pPr>
        <w:pStyle w:val="Ttulo3"/>
      </w:pPr>
      <w:bookmarkStart w:id="143" w:name="_Toc129089476"/>
      <w:r>
        <w:t>REQ-SW-INT-SIM-02</w:t>
      </w:r>
      <w:bookmarkEnd w:id="143"/>
    </w:p>
    <w:p w14:paraId="47BCEF89" w14:textId="77777777" w:rsidR="00FF217A" w:rsidRDefault="00FF217A" w:rsidP="00D934E4">
      <w:pPr>
        <w:jc w:val="both"/>
      </w:pPr>
    </w:p>
    <w:p w14:paraId="3CAA655E" w14:textId="43C41A1F" w:rsidR="00CC46D6" w:rsidRDefault="00D934E4" w:rsidP="00D934E4">
      <w:pPr>
        <w:jc w:val="both"/>
        <w:rPr>
          <w:ins w:id="144" w:author="Félix Heinz" w:date="2023-06-20T17:16:00Z"/>
        </w:rPr>
      </w:pPr>
      <w:del w:id="145" w:author="Félix Heinz" w:date="2023-06-20T17:21:00Z">
        <w:r w:rsidDel="00D110ED">
          <w:delText>El SIM</w:delText>
        </w:r>
        <w:r w:rsidR="00063A74" w:rsidDel="00D110ED">
          <w:delText>, apetición del INSTRUCTOR,</w:delText>
        </w:r>
        <w:r w:rsidDel="00D110ED">
          <w:delText xml:space="preserve"> </w:delText>
        </w:r>
        <w:r w:rsidR="007551D4" w:rsidDel="00D110ED">
          <w:delText>le solicitará</w:delText>
        </w:r>
        <w:r w:rsidDel="00D110ED">
          <w:delText xml:space="preserve"> </w:delText>
        </w:r>
        <w:r w:rsidR="007551D4" w:rsidDel="00D110ED">
          <w:delText>a</w:delText>
        </w:r>
        <w:r w:rsidDel="00D110ED">
          <w:delText xml:space="preserve">l MPS </w:delText>
        </w:r>
        <w:r w:rsidR="007551D4" w:rsidDel="00D110ED">
          <w:delText>el plan de vuelo que será cargado en el simulador. La obtención de la información requerida por el simulador será siempre solicitada por el SIM a través del MPS. La conexión entre el SIM y el MPS será del tipo Ethernet basada en protocolo HTTP.</w:delText>
        </w:r>
        <w:r w:rsidDel="00D110ED">
          <w:delText xml:space="preserve"> </w:delText>
        </w:r>
      </w:del>
      <w:ins w:id="146" w:author="Félix Heinz" w:date="2023-06-20T17:17:00Z">
        <w:r w:rsidR="00CC46D6">
          <w:t xml:space="preserve">El SIM </w:t>
        </w:r>
      </w:ins>
      <w:ins w:id="147" w:author="Félix Heinz" w:date="2023-06-20T17:19:00Z">
        <w:r w:rsidR="00CC46D6">
          <w:t>podrá acceder a</w:t>
        </w:r>
      </w:ins>
      <w:ins w:id="148" w:author="Félix Heinz" w:date="2023-06-20T17:17:00Z">
        <w:r w:rsidR="00CC46D6">
          <w:t xml:space="preserve"> una carpeta compartida a través de un enlace tipo Ethernet </w:t>
        </w:r>
      </w:ins>
      <w:ins w:id="149" w:author="Félix Heinz" w:date="2023-06-20T17:19:00Z">
        <w:r w:rsidR="00CC46D6">
          <w:t xml:space="preserve">a </w:t>
        </w:r>
      </w:ins>
      <w:ins w:id="150" w:author="Félix Heinz" w:date="2023-06-20T17:17:00Z">
        <w:r w:rsidR="00CC46D6">
          <w:t xml:space="preserve">los planes de vuelo, </w:t>
        </w:r>
      </w:ins>
      <w:ins w:id="151" w:author="Félix Heinz" w:date="2023-06-20T17:20:00Z">
        <w:r w:rsidR="00D110ED">
          <w:t>guardados por el</w:t>
        </w:r>
      </w:ins>
      <w:ins w:id="152" w:author="Félix Heinz" w:date="2023-06-20T17:17:00Z">
        <w:r w:rsidR="00CC46D6">
          <w:t xml:space="preserve"> MPS</w:t>
        </w:r>
      </w:ins>
      <w:ins w:id="153" w:author="Félix Heinz" w:date="2023-06-20T17:18:00Z">
        <w:r w:rsidR="00CC46D6">
          <w:t xml:space="preserve">, el cual se </w:t>
        </w:r>
      </w:ins>
      <w:ins w:id="154" w:author="Félix Heinz" w:date="2023-06-20T17:20:00Z">
        <w:r w:rsidR="00D110ED">
          <w:t>importará</w:t>
        </w:r>
      </w:ins>
      <w:ins w:id="155" w:author="Félix Heinz" w:date="2023-06-20T17:18:00Z">
        <w:r w:rsidR="00CC46D6">
          <w:t xml:space="preserve"> al software de simulación </w:t>
        </w:r>
      </w:ins>
      <w:ins w:id="156" w:author="Félix Heinz" w:date="2023-06-20T17:20:00Z">
        <w:r w:rsidR="00D110ED">
          <w:t xml:space="preserve">elegido </w:t>
        </w:r>
      </w:ins>
      <w:ins w:id="157" w:author="Félix Heinz" w:date="2023-06-20T17:18:00Z">
        <w:r w:rsidR="00CC46D6">
          <w:t>en caso de que este lo permita.</w:t>
        </w:r>
      </w:ins>
    </w:p>
    <w:p w14:paraId="64A78D64" w14:textId="77777777" w:rsidR="00CC46D6" w:rsidRDefault="00CC46D6" w:rsidP="00D934E4">
      <w:pPr>
        <w:jc w:val="both"/>
      </w:pPr>
    </w:p>
    <w:p w14:paraId="55A0754E" w14:textId="2432C577" w:rsidR="00D934E4" w:rsidRDefault="00D934E4" w:rsidP="00742253"/>
    <w:p w14:paraId="6004E331" w14:textId="4DC426B1" w:rsidR="007551D4" w:rsidRDefault="007551D4" w:rsidP="007551D4">
      <w:pPr>
        <w:pStyle w:val="Ttulo3"/>
      </w:pPr>
      <w:bookmarkStart w:id="158" w:name="_Toc129089477"/>
      <w:r>
        <w:lastRenderedPageBreak/>
        <w:t>REQ-SW-INT-SIM-03</w:t>
      </w:r>
      <w:bookmarkEnd w:id="158"/>
    </w:p>
    <w:p w14:paraId="09A08B6D" w14:textId="77777777" w:rsidR="00FF217A" w:rsidRDefault="00FF217A" w:rsidP="007551D4">
      <w:pPr>
        <w:jc w:val="both"/>
      </w:pPr>
    </w:p>
    <w:p w14:paraId="368CB441" w14:textId="76D5E8B6" w:rsidR="007551D4" w:rsidRDefault="007551D4" w:rsidP="007551D4">
      <w:pPr>
        <w:jc w:val="both"/>
      </w:pPr>
      <w:del w:id="159" w:author="Félix Heinz" w:date="2023-06-20T17:42:00Z">
        <w:r w:rsidDel="00F92E6F">
          <w:delText>Cuando el SIM sea utilizado con fines docentes, el SIM</w:delText>
        </w:r>
        <w:r w:rsidR="00523AAB" w:rsidDel="00F92E6F">
          <w:delText>, a petición del INSTRUCTOR,</w:delText>
        </w:r>
        <w:r w:rsidDel="00F92E6F">
          <w:delText xml:space="preserve"> le solicitará al SOM el plan de estudios que será cargado en el simulador. </w:delText>
        </w:r>
        <w:r w:rsidR="0042442C" w:rsidDel="00F92E6F">
          <w:delText xml:space="preserve">La obtención de la información requerida por el simulador será siempre solicitada por el SIM a través del SOM. </w:delText>
        </w:r>
        <w:r w:rsidDel="00F92E6F">
          <w:delText>Esta conexión será del tipo Ethernet basada en protocolo HTTP.</w:delText>
        </w:r>
      </w:del>
      <w:ins w:id="160" w:author="Félix Heinz" w:date="2023-06-20T17:42:00Z">
        <w:r w:rsidR="00F92E6F">
          <w:t xml:space="preserve">El SIM Iniciara su funcionamiento a través del portal </w:t>
        </w:r>
      </w:ins>
      <w:ins w:id="161" w:author="Félix Heinz" w:date="2023-06-20T17:44:00Z">
        <w:r w:rsidR="00F92E6F">
          <w:t>del subsistema.</w:t>
        </w:r>
      </w:ins>
    </w:p>
    <w:p w14:paraId="4ACE1B94" w14:textId="642CB2E7" w:rsidR="007551D4" w:rsidRDefault="007551D4" w:rsidP="00742253"/>
    <w:p w14:paraId="20D9017B" w14:textId="7670E6AE" w:rsidR="007551D4" w:rsidRDefault="007551D4" w:rsidP="007551D4">
      <w:pPr>
        <w:pStyle w:val="Ttulo3"/>
      </w:pPr>
      <w:bookmarkStart w:id="162" w:name="_Toc129089478"/>
      <w:r>
        <w:t>REQ-SW-INT-SIM-04</w:t>
      </w:r>
      <w:bookmarkEnd w:id="162"/>
    </w:p>
    <w:p w14:paraId="117B1199" w14:textId="77777777" w:rsidR="00FF217A" w:rsidRDefault="00FF217A" w:rsidP="007551D4">
      <w:pPr>
        <w:jc w:val="both"/>
      </w:pPr>
    </w:p>
    <w:p w14:paraId="7C190A97" w14:textId="076DD6F7" w:rsidR="00F92E6F" w:rsidRDefault="007551D4" w:rsidP="007551D4">
      <w:pPr>
        <w:jc w:val="both"/>
      </w:pPr>
      <w:del w:id="163" w:author="Félix Heinz" w:date="2023-06-20T17:46:00Z">
        <w:r w:rsidDel="00F92E6F">
          <w:delText xml:space="preserve">El DBS le solicitará al SIM los datos del vuelo simulado para su posterior análisis. </w:delText>
        </w:r>
        <w:r w:rsidR="0042442C" w:rsidDel="00F92E6F">
          <w:delText xml:space="preserve">La obtención de la información requerida por el DBS será siempre solicitada por el DBS a través del SIM. </w:delText>
        </w:r>
        <w:commentRangeStart w:id="164"/>
        <w:r w:rsidRPr="005D5A42" w:rsidDel="00F92E6F">
          <w:rPr>
            <w:highlight w:val="yellow"/>
          </w:rPr>
          <w:delText>Esta conexión será del tipo Ethernet basada en protocolo HTTP.</w:delText>
        </w:r>
      </w:del>
      <w:commentRangeEnd w:id="164"/>
      <w:r w:rsidR="005D5A42">
        <w:rPr>
          <w:rStyle w:val="Refdecomentario"/>
        </w:rPr>
        <w:commentReference w:id="164"/>
      </w:r>
      <w:ins w:id="165" w:author="Félix Heinz" w:date="2023-06-20T17:44:00Z">
        <w:r w:rsidR="00F92E6F">
          <w:t>El instructor, de reque</w:t>
        </w:r>
      </w:ins>
      <w:ins w:id="166" w:author="Félix Heinz" w:date="2023-06-20T17:45:00Z">
        <w:r w:rsidR="00F92E6F">
          <w:t>rirlo, podrá</w:t>
        </w:r>
      </w:ins>
      <w:ins w:id="167" w:author="Félix Heinz" w:date="2023-06-20T17:44:00Z">
        <w:r w:rsidR="00F92E6F">
          <w:t xml:space="preserve"> </w:t>
        </w:r>
      </w:ins>
      <w:ins w:id="168" w:author="Félix Heinz" w:date="2023-06-20T17:45:00Z">
        <w:r w:rsidR="00F92E6F">
          <w:t xml:space="preserve">grabar y </w:t>
        </w:r>
      </w:ins>
      <w:ins w:id="169" w:author="Félix Heinz" w:date="2023-06-20T17:44:00Z">
        <w:r w:rsidR="00F92E6F">
          <w:t xml:space="preserve">guardar la </w:t>
        </w:r>
      </w:ins>
      <w:ins w:id="170" w:author="Félix Heinz" w:date="2023-06-20T17:45:00Z">
        <w:r w:rsidR="00F92E6F">
          <w:t>sesión de vuelo en formato TacVie</w:t>
        </w:r>
      </w:ins>
      <w:ins w:id="171" w:author="Félix Heinz" w:date="2023-06-20T17:46:00Z">
        <w:r w:rsidR="00F92E6F">
          <w:t>w en una carpeta compartida.</w:t>
        </w:r>
      </w:ins>
    </w:p>
    <w:p w14:paraId="21D83265" w14:textId="013EDBCD" w:rsidR="007551D4" w:rsidRDefault="007551D4" w:rsidP="00742253"/>
    <w:p w14:paraId="2FB1B2AE" w14:textId="3EC15090" w:rsidR="00885BA7" w:rsidRDefault="00885BA7" w:rsidP="00885BA7">
      <w:pPr>
        <w:pStyle w:val="Ttulo3"/>
      </w:pPr>
      <w:bookmarkStart w:id="172" w:name="_Toc129089479"/>
      <w:r>
        <w:t>REQ-SW-INT-SIM-05</w:t>
      </w:r>
      <w:bookmarkEnd w:id="172"/>
    </w:p>
    <w:p w14:paraId="1D510886" w14:textId="77777777" w:rsidR="00FF217A" w:rsidRDefault="00FF217A" w:rsidP="00885BA7">
      <w:pPr>
        <w:jc w:val="both"/>
      </w:pPr>
    </w:p>
    <w:p w14:paraId="4F208F2F" w14:textId="523E81FD" w:rsidR="00885BA7" w:rsidRDefault="00885BA7" w:rsidP="00885BA7">
      <w:pPr>
        <w:jc w:val="both"/>
      </w:pPr>
      <w:r>
        <w:t>El SIM contará con la opción de extraer/ingresar la información requerida por el DBS,</w:t>
      </w:r>
      <w:del w:id="173" w:author="Félix Heinz" w:date="2023-06-20T17:46:00Z">
        <w:r w:rsidDel="00F92E6F">
          <w:delText xml:space="preserve"> SOM </w:delText>
        </w:r>
      </w:del>
      <w:r w:rsidR="00063A74">
        <w:t>o</w:t>
      </w:r>
      <w:r>
        <w:t xml:space="preserve"> MPS, a través de un puerto USB. Esta información será un archivo c</w:t>
      </w:r>
      <w:r w:rsidR="00F26010">
        <w:t xml:space="preserve">on la estructura definida en </w:t>
      </w:r>
      <w:r w:rsidR="00F26010" w:rsidRPr="00063A74">
        <w:rPr>
          <w:highlight w:val="yellow"/>
        </w:rPr>
        <w:t>TBD</w:t>
      </w:r>
      <w:r w:rsidR="00F26010">
        <w:t>.</w:t>
      </w:r>
    </w:p>
    <w:p w14:paraId="6382E5AB" w14:textId="40E68435" w:rsidR="00885BA7" w:rsidRDefault="00885BA7" w:rsidP="00742253"/>
    <w:p w14:paraId="43F71A86" w14:textId="0517A78A" w:rsidR="00AF6E42" w:rsidRDefault="00AF6E42" w:rsidP="004F6D87">
      <w:pPr>
        <w:pStyle w:val="Ttulo2"/>
      </w:pPr>
      <w:bookmarkStart w:id="174" w:name="_Toc129089480"/>
      <w:r w:rsidRPr="004F6D87">
        <w:t>Requerimientos Operacionales</w:t>
      </w:r>
      <w:bookmarkEnd w:id="174"/>
    </w:p>
    <w:p w14:paraId="77830869" w14:textId="2089CC34" w:rsidR="00742253" w:rsidRDefault="00742253" w:rsidP="00742253">
      <w:pPr>
        <w:pStyle w:val="Ttulo3"/>
      </w:pPr>
      <w:bookmarkStart w:id="175" w:name="_Toc129089481"/>
      <w:r>
        <w:t>REQ-SW-OPE-</w:t>
      </w:r>
      <w:r w:rsidR="00783D2F">
        <w:t>SIM</w:t>
      </w:r>
      <w:r w:rsidR="00D535B8">
        <w:t>-01</w:t>
      </w:r>
      <w:bookmarkEnd w:id="175"/>
    </w:p>
    <w:p w14:paraId="59DBD416" w14:textId="77777777" w:rsidR="00FF217A" w:rsidRDefault="00FF217A" w:rsidP="008971D9">
      <w:pPr>
        <w:jc w:val="both"/>
      </w:pPr>
    </w:p>
    <w:p w14:paraId="279B6C44" w14:textId="61642F60" w:rsidR="00742253" w:rsidRDefault="00063A74" w:rsidP="008971D9">
      <w:pPr>
        <w:jc w:val="both"/>
      </w:pPr>
      <w:commentRangeStart w:id="176"/>
      <w:r>
        <w:t>El SIM interactuará con: La cabina de instrucción, estación de instrucción y un sistema visual de realidad mixta.</w:t>
      </w:r>
      <w:commentRangeEnd w:id="176"/>
      <w:r w:rsidR="00F57F90">
        <w:rPr>
          <w:rStyle w:val="Refdecomentario"/>
        </w:rPr>
        <w:commentReference w:id="176"/>
      </w:r>
    </w:p>
    <w:p w14:paraId="5B7A587B" w14:textId="77777777" w:rsidR="00FF217A" w:rsidRDefault="00FF217A" w:rsidP="008971D9">
      <w:pPr>
        <w:jc w:val="both"/>
      </w:pPr>
    </w:p>
    <w:p w14:paraId="69D20B05" w14:textId="616B9AF7" w:rsidR="00063A74" w:rsidRDefault="00063A74" w:rsidP="00063A74">
      <w:pPr>
        <w:pStyle w:val="Ttulo3"/>
      </w:pPr>
      <w:bookmarkStart w:id="177" w:name="_Toc129089482"/>
      <w:r>
        <w:t>REQ-SW-OPE-SIM-02</w:t>
      </w:r>
      <w:bookmarkEnd w:id="177"/>
    </w:p>
    <w:p w14:paraId="072A3205" w14:textId="77777777" w:rsidR="00FF217A" w:rsidRDefault="00FF217A" w:rsidP="00063A74">
      <w:pPr>
        <w:jc w:val="both"/>
      </w:pPr>
    </w:p>
    <w:p w14:paraId="39FD9EBA" w14:textId="241091AD" w:rsidR="00063A74" w:rsidRPr="00742253" w:rsidRDefault="00063A74" w:rsidP="00063A74">
      <w:pPr>
        <w:jc w:val="both"/>
      </w:pPr>
      <w:r>
        <w:t xml:space="preserve">El SIM </w:t>
      </w:r>
      <w:r w:rsidR="00DB06D4">
        <w:t xml:space="preserve">desplegará en </w:t>
      </w:r>
      <w:del w:id="178" w:author="Félix Heinz" w:date="2023-06-20T17:48:00Z">
        <w:r w:rsidR="00DB06D4" w:rsidDel="00F92E6F">
          <w:delText>la cabina</w:delText>
        </w:r>
      </w:del>
      <w:ins w:id="179" w:author="Félix Heinz" w:date="2023-06-20T17:48:00Z">
        <w:r w:rsidR="00F92E6F">
          <w:t>el puesto</w:t>
        </w:r>
      </w:ins>
      <w:r w:rsidR="00DB06D4">
        <w:t xml:space="preserve"> del instructor </w:t>
      </w:r>
      <w:del w:id="180" w:author="Félix Heinz" w:date="2023-06-20T17:48:00Z">
        <w:r w:rsidR="00DB06D4" w:rsidDel="00F92E6F">
          <w:delText>-en una pantalla- toda la información del panel frontal de la aeronave</w:delText>
        </w:r>
      </w:del>
      <w:ins w:id="181" w:author="Félix Heinz" w:date="2023-06-20T17:48:00Z">
        <w:r w:rsidR="00F92E6F">
          <w:t>la información del vuelo</w:t>
        </w:r>
      </w:ins>
      <w:r w:rsidR="00DB06D4">
        <w:t>.</w:t>
      </w:r>
    </w:p>
    <w:p w14:paraId="5ABB9864" w14:textId="77777777" w:rsidR="00063A74" w:rsidRPr="00742253" w:rsidRDefault="00063A74" w:rsidP="008971D9">
      <w:pPr>
        <w:jc w:val="both"/>
      </w:pPr>
    </w:p>
    <w:p w14:paraId="79C17100" w14:textId="109536E3" w:rsidR="00AF6E42" w:rsidRDefault="00AF6E42" w:rsidP="004F6D87">
      <w:pPr>
        <w:pStyle w:val="Ttulo2"/>
      </w:pPr>
      <w:bookmarkStart w:id="182" w:name="_Toc129089483"/>
      <w:r w:rsidRPr="004F6D87">
        <w:t>Requerimientos de Recursos</w:t>
      </w:r>
      <w:bookmarkEnd w:id="182"/>
    </w:p>
    <w:p w14:paraId="47674F32" w14:textId="7824D8C8" w:rsidR="00742253" w:rsidRDefault="00742253" w:rsidP="00742253">
      <w:pPr>
        <w:pStyle w:val="Ttulo3"/>
      </w:pPr>
      <w:bookmarkStart w:id="183" w:name="_Toc129089484"/>
      <w:r>
        <w:t>REQ-SW-RE</w:t>
      </w:r>
      <w:r w:rsidR="00BF5E9C">
        <w:t>S</w:t>
      </w:r>
      <w:r>
        <w:t>-</w:t>
      </w:r>
      <w:r w:rsidR="00783D2F">
        <w:t>SIM</w:t>
      </w:r>
      <w:r w:rsidR="00D535B8">
        <w:t>-01</w:t>
      </w:r>
      <w:bookmarkEnd w:id="183"/>
    </w:p>
    <w:p w14:paraId="503F956B" w14:textId="79FF84F4" w:rsidR="00742253" w:rsidRPr="00742253" w:rsidRDefault="00F238D8" w:rsidP="008971D9">
      <w:pPr>
        <w:jc w:val="both"/>
      </w:pPr>
      <w:r>
        <w:t>TBD.</w:t>
      </w:r>
    </w:p>
    <w:p w14:paraId="3754EE1D" w14:textId="77777777" w:rsidR="00742253" w:rsidRPr="00742253" w:rsidRDefault="00742253" w:rsidP="00742253"/>
    <w:p w14:paraId="625FC177" w14:textId="3253FD44" w:rsidR="00E25F4C" w:rsidRDefault="00E25F4C" w:rsidP="004F6D87">
      <w:pPr>
        <w:pStyle w:val="Ttulo2"/>
      </w:pPr>
      <w:bookmarkStart w:id="184" w:name="_Toc129089485"/>
      <w:r w:rsidRPr="004F6D87">
        <w:t xml:space="preserve">Requerimientos de </w:t>
      </w:r>
      <w:r w:rsidR="004F6D87">
        <w:t>Di</w:t>
      </w:r>
      <w:r w:rsidRPr="004F6D87">
        <w:t xml:space="preserve">seño e </w:t>
      </w:r>
      <w:r w:rsidR="004F6D87">
        <w:t>I</w:t>
      </w:r>
      <w:r w:rsidRPr="004F6D87">
        <w:t>mplementación de restricciones</w:t>
      </w:r>
      <w:bookmarkEnd w:id="184"/>
    </w:p>
    <w:p w14:paraId="5B27F9E9" w14:textId="6A988CBE" w:rsidR="00742253" w:rsidRDefault="00742253" w:rsidP="00742253">
      <w:pPr>
        <w:pStyle w:val="Ttulo3"/>
      </w:pPr>
      <w:bookmarkStart w:id="185" w:name="_Toc129089486"/>
      <w:r>
        <w:t>REQ-SW-DDD-</w:t>
      </w:r>
      <w:r w:rsidR="00783D2F">
        <w:t>SIM</w:t>
      </w:r>
      <w:r w:rsidR="00D535B8">
        <w:t>-01</w:t>
      </w:r>
      <w:bookmarkEnd w:id="185"/>
    </w:p>
    <w:p w14:paraId="00B6B357" w14:textId="77777777" w:rsidR="00FF217A" w:rsidRDefault="00FF217A" w:rsidP="00D16B11">
      <w:pPr>
        <w:jc w:val="both"/>
      </w:pPr>
    </w:p>
    <w:p w14:paraId="7C6EA260" w14:textId="78CD8D67" w:rsidR="00742253" w:rsidRDefault="00783D2F" w:rsidP="00D16B11">
      <w:pPr>
        <w:jc w:val="both"/>
      </w:pPr>
      <w:r>
        <w:t>El software del SIM será desarrollado con un motor de simulación comercial (COTS).</w:t>
      </w:r>
    </w:p>
    <w:p w14:paraId="4285B33A" w14:textId="1E39A0E6" w:rsidR="00C93D12" w:rsidRDefault="00C93D12" w:rsidP="00D16B11">
      <w:pPr>
        <w:jc w:val="both"/>
      </w:pPr>
    </w:p>
    <w:p w14:paraId="72865F05" w14:textId="3B5835BC" w:rsidR="00E25F4C" w:rsidRDefault="00E25F4C" w:rsidP="004F6D87">
      <w:pPr>
        <w:pStyle w:val="Ttulo2"/>
      </w:pPr>
      <w:bookmarkStart w:id="186" w:name="_Toc129089487"/>
      <w:r w:rsidRPr="004F6D87">
        <w:t xml:space="preserve">Requerimiento de </w:t>
      </w:r>
      <w:r w:rsidR="004F6D87">
        <w:t>S</w:t>
      </w:r>
      <w:r w:rsidRPr="004F6D87">
        <w:t xml:space="preserve">eguridad y </w:t>
      </w:r>
      <w:r w:rsidR="004F6D87">
        <w:t>P</w:t>
      </w:r>
      <w:r w:rsidRPr="004F6D87">
        <w:t>rivacidad</w:t>
      </w:r>
      <w:bookmarkEnd w:id="186"/>
    </w:p>
    <w:p w14:paraId="421246B0" w14:textId="795C4543" w:rsidR="00742253" w:rsidRDefault="00D16B11" w:rsidP="00D16B11">
      <w:pPr>
        <w:pStyle w:val="Ttulo3"/>
      </w:pPr>
      <w:bookmarkStart w:id="187" w:name="_Toc129089488"/>
      <w:r>
        <w:t>REQ-SW-SEG-</w:t>
      </w:r>
      <w:r w:rsidR="00783D2F">
        <w:t>SIM</w:t>
      </w:r>
      <w:r w:rsidR="00D535B8">
        <w:t>-01</w:t>
      </w:r>
      <w:bookmarkEnd w:id="187"/>
    </w:p>
    <w:p w14:paraId="7FACD399" w14:textId="79B37157" w:rsidR="00D16B11" w:rsidRPr="00742253" w:rsidRDefault="003B12C6" w:rsidP="00D16B11">
      <w:pPr>
        <w:jc w:val="both"/>
      </w:pPr>
      <w:r>
        <w:t>TBD</w:t>
      </w:r>
    </w:p>
    <w:p w14:paraId="426389DE" w14:textId="77777777" w:rsidR="00D16B11" w:rsidRPr="00D16B11" w:rsidRDefault="00D16B11" w:rsidP="00D16B11"/>
    <w:p w14:paraId="0D19038A" w14:textId="243E9F80" w:rsidR="00AF6E42" w:rsidRDefault="00AF6E42" w:rsidP="004F6D87">
      <w:pPr>
        <w:pStyle w:val="Ttulo2"/>
      </w:pPr>
      <w:bookmarkStart w:id="188" w:name="_Toc129089489"/>
      <w:r w:rsidRPr="004F6D87">
        <w:t>Requerimientos de Verificación</w:t>
      </w:r>
      <w:bookmarkEnd w:id="188"/>
    </w:p>
    <w:p w14:paraId="1179C25A" w14:textId="55D193E5" w:rsidR="00D16B11" w:rsidRDefault="00D16B11" w:rsidP="00D16B11">
      <w:pPr>
        <w:pStyle w:val="Ttulo3"/>
      </w:pPr>
      <w:bookmarkStart w:id="189" w:name="_Toc129089490"/>
      <w:r>
        <w:t>REQ-SW-V</w:t>
      </w:r>
      <w:r w:rsidR="00BF5E9C">
        <w:t>EF</w:t>
      </w:r>
      <w:r>
        <w:t>-</w:t>
      </w:r>
      <w:r w:rsidR="00783D2F">
        <w:t>SIM</w:t>
      </w:r>
      <w:r w:rsidR="00D535B8">
        <w:t>-01</w:t>
      </w:r>
      <w:bookmarkEnd w:id="189"/>
    </w:p>
    <w:p w14:paraId="42B83AD2" w14:textId="77777777" w:rsidR="00FF217A" w:rsidRDefault="00FF217A" w:rsidP="00D16B11">
      <w:pPr>
        <w:jc w:val="both"/>
      </w:pPr>
    </w:p>
    <w:p w14:paraId="0BAFFB72" w14:textId="505511F5" w:rsidR="00D16B11" w:rsidRPr="00742253" w:rsidRDefault="00F238D8" w:rsidP="00D16B11">
      <w:pPr>
        <w:jc w:val="both"/>
      </w:pPr>
      <w:r>
        <w:t xml:space="preserve">El SIM será verificado por el </w:t>
      </w:r>
      <w:del w:id="190" w:author="Félix Heinz" w:date="2023-06-20T17:49:00Z">
        <w:r w:rsidDel="00F92E6F">
          <w:delText xml:space="preserve">team </w:delText>
        </w:r>
      </w:del>
      <w:ins w:id="191" w:author="Félix Heinz" w:date="2023-06-20T17:49:00Z">
        <w:r w:rsidR="00F92E6F">
          <w:t xml:space="preserve">equipo </w:t>
        </w:r>
      </w:ins>
      <w:r>
        <w:t>de testing de acuerdo a los requerimientos escritos en este documento.</w:t>
      </w:r>
    </w:p>
    <w:p w14:paraId="78A5CCD5" w14:textId="77777777" w:rsidR="00D16B11" w:rsidRPr="00D16B11" w:rsidRDefault="00D16B11" w:rsidP="00D16B11"/>
    <w:p w14:paraId="2EEF873E" w14:textId="27298272" w:rsidR="00AF6E42" w:rsidRDefault="00AF6E42" w:rsidP="004F6D87">
      <w:pPr>
        <w:pStyle w:val="Ttulo2"/>
      </w:pPr>
      <w:bookmarkStart w:id="192" w:name="_Toc129089491"/>
      <w:r w:rsidRPr="004F6D87">
        <w:t>Requerimientos de Documentación</w:t>
      </w:r>
      <w:bookmarkEnd w:id="192"/>
    </w:p>
    <w:p w14:paraId="7E7E0728" w14:textId="13484025" w:rsidR="00D16B11" w:rsidRDefault="00D16B11" w:rsidP="00D16B11">
      <w:pPr>
        <w:pStyle w:val="Ttulo3"/>
      </w:pPr>
      <w:bookmarkStart w:id="193" w:name="_Toc129089492"/>
      <w:r>
        <w:t>REQ-SW-DOC-</w:t>
      </w:r>
      <w:r w:rsidR="00783D2F">
        <w:t>SIM</w:t>
      </w:r>
      <w:r w:rsidR="00D535B8">
        <w:t>-01</w:t>
      </w:r>
      <w:bookmarkEnd w:id="193"/>
    </w:p>
    <w:p w14:paraId="10BCA787" w14:textId="77777777" w:rsidR="00A818AE" w:rsidRDefault="00A818AE" w:rsidP="00D16B11">
      <w:pPr>
        <w:jc w:val="both"/>
      </w:pPr>
    </w:p>
    <w:p w14:paraId="7B328715" w14:textId="7B83F78C" w:rsidR="00D16B11" w:rsidRPr="00742253" w:rsidRDefault="00F238D8" w:rsidP="00D16B11">
      <w:pPr>
        <w:jc w:val="both"/>
      </w:pPr>
      <w:r>
        <w:t>El SIM tendrá un manual de usuario el cual será desarrollado de acuerdo a los estándares de DTS SpA. Este manual tendrá un formato digital.</w:t>
      </w:r>
    </w:p>
    <w:p w14:paraId="5848C821" w14:textId="77777777" w:rsidR="00D16B11" w:rsidRPr="00D16B11" w:rsidRDefault="00D16B11" w:rsidP="00D16B11"/>
    <w:p w14:paraId="36241BF5" w14:textId="5C751C73" w:rsidR="00AF6E42" w:rsidRDefault="00AF6E42" w:rsidP="004F6D87">
      <w:pPr>
        <w:pStyle w:val="Ttulo2"/>
      </w:pPr>
      <w:bookmarkStart w:id="194" w:name="_Toc129089493"/>
      <w:r w:rsidRPr="004F6D87">
        <w:t>Requerimientos de Portabilidad</w:t>
      </w:r>
      <w:bookmarkEnd w:id="194"/>
    </w:p>
    <w:p w14:paraId="60FFF084" w14:textId="77777777" w:rsidR="00A818AE" w:rsidRDefault="00A818AE" w:rsidP="00D16B11">
      <w:pPr>
        <w:jc w:val="both"/>
      </w:pPr>
    </w:p>
    <w:p w14:paraId="4FF4B7CD" w14:textId="3073AEA6" w:rsidR="00D16B11" w:rsidRPr="00742253" w:rsidRDefault="00F238D8" w:rsidP="00D16B11">
      <w:pPr>
        <w:jc w:val="both"/>
      </w:pPr>
      <w:r>
        <w:t>N/A.</w:t>
      </w:r>
    </w:p>
    <w:p w14:paraId="13E8403A" w14:textId="77777777" w:rsidR="00D16B11" w:rsidRPr="00D16B11" w:rsidRDefault="00D16B11" w:rsidP="00D16B11"/>
    <w:p w14:paraId="225155F4" w14:textId="7A3C1F4B" w:rsidR="00AF6E42" w:rsidRDefault="00AF6E42" w:rsidP="004F6D87">
      <w:pPr>
        <w:pStyle w:val="Ttulo2"/>
      </w:pPr>
      <w:bookmarkStart w:id="195" w:name="_Toc129089494"/>
      <w:r w:rsidRPr="004F6D87">
        <w:t>Requerimientos de Calidad</w:t>
      </w:r>
      <w:bookmarkEnd w:id="195"/>
    </w:p>
    <w:p w14:paraId="6F8968B2" w14:textId="147A6866" w:rsidR="00D16B11" w:rsidRDefault="00D16B11" w:rsidP="00D16B11">
      <w:pPr>
        <w:pStyle w:val="Ttulo3"/>
      </w:pPr>
      <w:bookmarkStart w:id="196" w:name="_Toc129089495"/>
      <w:r>
        <w:t>REQ-SW-CAL-</w:t>
      </w:r>
      <w:r w:rsidR="00783D2F">
        <w:t>SIM</w:t>
      </w:r>
      <w:r w:rsidR="00D535B8">
        <w:t>-01</w:t>
      </w:r>
      <w:bookmarkEnd w:id="196"/>
    </w:p>
    <w:p w14:paraId="09E4F9D2" w14:textId="22B44CAB" w:rsidR="00D16B11" w:rsidRPr="00742253" w:rsidRDefault="003B12C6" w:rsidP="00D16B11">
      <w:pPr>
        <w:jc w:val="both"/>
      </w:pPr>
      <w:del w:id="197" w:author="Félix Heinz" w:date="2023-06-20T17:49:00Z">
        <w:r w:rsidDel="00F92E6F">
          <w:delText>TBD</w:delText>
        </w:r>
      </w:del>
      <w:ins w:id="198" w:author="Félix Heinz" w:date="2023-06-20T17:49:00Z">
        <w:r w:rsidR="00F92E6F">
          <w:t>No aplica</w:t>
        </w:r>
      </w:ins>
    </w:p>
    <w:p w14:paraId="56AEC5BE" w14:textId="77777777" w:rsidR="00D16B11" w:rsidRPr="00D16B11" w:rsidRDefault="00D16B11" w:rsidP="00D16B11"/>
    <w:p w14:paraId="255B4437" w14:textId="3050A111" w:rsidR="00AF6E42" w:rsidRDefault="00AF6E42" w:rsidP="004F6D87">
      <w:pPr>
        <w:pStyle w:val="Ttulo2"/>
      </w:pPr>
      <w:bookmarkStart w:id="199" w:name="_Toc129089496"/>
      <w:r w:rsidRPr="004F6D87">
        <w:t>Requerimientos de Confiabilidad</w:t>
      </w:r>
      <w:bookmarkEnd w:id="199"/>
    </w:p>
    <w:p w14:paraId="203FD05C" w14:textId="6B2E9778" w:rsidR="00D16B11" w:rsidRDefault="00D16B11" w:rsidP="00D16B11">
      <w:pPr>
        <w:pStyle w:val="Ttulo3"/>
      </w:pPr>
      <w:bookmarkStart w:id="200" w:name="_Toc129089497"/>
      <w:r>
        <w:t>REQ-SW-COF-</w:t>
      </w:r>
      <w:r w:rsidR="00783D2F">
        <w:t>SIM</w:t>
      </w:r>
      <w:r w:rsidR="00D535B8">
        <w:t>-01</w:t>
      </w:r>
      <w:r>
        <w:t>:</w:t>
      </w:r>
      <w:bookmarkEnd w:id="200"/>
    </w:p>
    <w:p w14:paraId="187160E7" w14:textId="0E02ED87" w:rsidR="00D16B11" w:rsidRPr="00742253" w:rsidRDefault="003B12C6" w:rsidP="00D16B11">
      <w:pPr>
        <w:jc w:val="both"/>
      </w:pPr>
      <w:r>
        <w:t>TBD</w:t>
      </w:r>
    </w:p>
    <w:p w14:paraId="59727EA5" w14:textId="77777777" w:rsidR="00D16B11" w:rsidRPr="00D16B11" w:rsidRDefault="00D16B11" w:rsidP="00D16B11"/>
    <w:p w14:paraId="3954ABE7" w14:textId="509F330B" w:rsidR="00AF6E42" w:rsidRDefault="00AF6E42" w:rsidP="004F6D87">
      <w:pPr>
        <w:pStyle w:val="Ttulo2"/>
      </w:pPr>
      <w:bookmarkStart w:id="201" w:name="_Toc129089498"/>
      <w:r w:rsidRPr="004F6D87">
        <w:lastRenderedPageBreak/>
        <w:t>Requerimientos de Mantenibilidad</w:t>
      </w:r>
      <w:bookmarkEnd w:id="201"/>
    </w:p>
    <w:p w14:paraId="0675FE86" w14:textId="20203BF4" w:rsidR="00D16B11" w:rsidDel="00F92E6F" w:rsidRDefault="00F92E6F" w:rsidP="00D16B11">
      <w:pPr>
        <w:pStyle w:val="Ttulo3"/>
        <w:rPr>
          <w:del w:id="202" w:author="Félix Heinz" w:date="2023-06-20T17:50:00Z"/>
        </w:rPr>
      </w:pPr>
      <w:bookmarkStart w:id="203" w:name="_Toc129089499"/>
      <w:ins w:id="204" w:author="Félix Heinz" w:date="2023-06-20T17:50:00Z">
        <w:r>
          <w:t>N/A</w:t>
        </w:r>
      </w:ins>
      <w:del w:id="205" w:author="Félix Heinz" w:date="2023-06-20T17:50:00Z">
        <w:r w:rsidR="00D16B11" w:rsidDel="00F92E6F">
          <w:delText>REQ-SW-MAN-</w:delText>
        </w:r>
        <w:r w:rsidR="00783D2F" w:rsidDel="00F92E6F">
          <w:delText>SIM</w:delText>
        </w:r>
        <w:r w:rsidR="00D535B8" w:rsidDel="00F92E6F">
          <w:delText>-01</w:delText>
        </w:r>
        <w:r w:rsidR="00D16B11" w:rsidDel="00F92E6F">
          <w:delText>:</w:delText>
        </w:r>
        <w:bookmarkEnd w:id="203"/>
      </w:del>
    </w:p>
    <w:p w14:paraId="457787D4" w14:textId="2B783E9F" w:rsidR="00D16B11" w:rsidRPr="00742253" w:rsidDel="00F92E6F" w:rsidRDefault="003B12C6" w:rsidP="00D16B11">
      <w:pPr>
        <w:jc w:val="both"/>
        <w:rPr>
          <w:del w:id="206" w:author="Félix Heinz" w:date="2023-06-20T17:50:00Z"/>
        </w:rPr>
      </w:pPr>
      <w:del w:id="207" w:author="Félix Heinz" w:date="2023-06-20T17:50:00Z">
        <w:r w:rsidDel="00F92E6F">
          <w:delText>TBD</w:delText>
        </w:r>
      </w:del>
    </w:p>
    <w:p w14:paraId="241B46CA" w14:textId="77777777" w:rsidR="00D16B11" w:rsidRPr="00D16B11" w:rsidRDefault="00D16B11" w:rsidP="00D16B11"/>
    <w:p w14:paraId="0053800F" w14:textId="15A29EB1" w:rsidR="00AF6E42" w:rsidRDefault="00AF6E42" w:rsidP="004F6D87">
      <w:pPr>
        <w:pStyle w:val="Ttulo2"/>
      </w:pPr>
      <w:bookmarkStart w:id="208" w:name="_Toc129089500"/>
      <w:r w:rsidRPr="004F6D87">
        <w:t>Requerimientos de Protección al Usuario</w:t>
      </w:r>
      <w:bookmarkEnd w:id="208"/>
    </w:p>
    <w:p w14:paraId="1AAEBB81" w14:textId="40505B2C" w:rsidR="00D16B11" w:rsidDel="00F92E6F" w:rsidRDefault="00F92E6F" w:rsidP="00D16B11">
      <w:pPr>
        <w:pStyle w:val="Ttulo3"/>
        <w:rPr>
          <w:del w:id="209" w:author="Félix Heinz" w:date="2023-06-20T17:50:00Z"/>
        </w:rPr>
      </w:pPr>
      <w:bookmarkStart w:id="210" w:name="_Toc129089501"/>
      <w:ins w:id="211" w:author="Félix Heinz" w:date="2023-06-20T17:50:00Z">
        <w:r>
          <w:t>N/A</w:t>
        </w:r>
      </w:ins>
      <w:del w:id="212" w:author="Félix Heinz" w:date="2023-06-20T17:50:00Z">
        <w:r w:rsidR="00D16B11" w:rsidDel="00F92E6F">
          <w:delText>REQ-SW-PPT-</w:delText>
        </w:r>
        <w:r w:rsidR="00783D2F" w:rsidDel="00F92E6F">
          <w:delText>SIM</w:delText>
        </w:r>
        <w:r w:rsidR="00D535B8" w:rsidDel="00F92E6F">
          <w:delText>-01</w:delText>
        </w:r>
        <w:r w:rsidR="00D16B11" w:rsidDel="00F92E6F">
          <w:delText>:</w:delText>
        </w:r>
        <w:bookmarkEnd w:id="210"/>
      </w:del>
    </w:p>
    <w:p w14:paraId="6D096EBA" w14:textId="4CFFD4DF" w:rsidR="00D16B11" w:rsidRPr="00742253" w:rsidDel="00F92E6F" w:rsidRDefault="003B12C6" w:rsidP="00D16B11">
      <w:pPr>
        <w:jc w:val="both"/>
        <w:rPr>
          <w:del w:id="213" w:author="Félix Heinz" w:date="2023-06-20T17:50:00Z"/>
        </w:rPr>
      </w:pPr>
      <w:del w:id="214" w:author="Félix Heinz" w:date="2023-06-20T17:50:00Z">
        <w:r w:rsidDel="00F92E6F">
          <w:delText>TBD</w:delText>
        </w:r>
      </w:del>
    </w:p>
    <w:p w14:paraId="1EE908F5" w14:textId="77777777" w:rsidR="00D16B11" w:rsidRPr="00D16B11" w:rsidRDefault="00D16B11" w:rsidP="00D16B11"/>
    <w:p w14:paraId="31E2D677" w14:textId="1DE9B99A" w:rsidR="004F6D87" w:rsidRDefault="004F6D87" w:rsidP="004F6D87">
      <w:pPr>
        <w:pStyle w:val="Ttulo2"/>
      </w:pPr>
      <w:bookmarkStart w:id="215" w:name="_Toc129089502"/>
      <w:r w:rsidRPr="004F6D87">
        <w:t xml:space="preserve">Requerimientos de </w:t>
      </w:r>
      <w:r>
        <w:t>C</w:t>
      </w:r>
      <w:r w:rsidRPr="004F6D87">
        <w:t xml:space="preserve">onfiguración y </w:t>
      </w:r>
      <w:r>
        <w:t>E</w:t>
      </w:r>
      <w:r w:rsidRPr="004F6D87">
        <w:t>ntregas de software</w:t>
      </w:r>
      <w:bookmarkEnd w:id="215"/>
    </w:p>
    <w:p w14:paraId="2A820F4E" w14:textId="10ECB2AF" w:rsidR="00D16B11" w:rsidDel="00F92E6F" w:rsidRDefault="00F92E6F" w:rsidP="00D16B11">
      <w:pPr>
        <w:pStyle w:val="Ttulo3"/>
        <w:rPr>
          <w:del w:id="216" w:author="Félix Heinz" w:date="2023-06-20T17:50:00Z"/>
        </w:rPr>
      </w:pPr>
      <w:bookmarkStart w:id="217" w:name="_Toc129089503"/>
      <w:ins w:id="218" w:author="Félix Heinz" w:date="2023-06-20T17:50:00Z">
        <w:r>
          <w:t>N/A</w:t>
        </w:r>
      </w:ins>
      <w:del w:id="219" w:author="Félix Heinz" w:date="2023-06-20T17:50:00Z">
        <w:r w:rsidR="00D16B11" w:rsidDel="00F92E6F">
          <w:delText>REQ-SW-</w:delText>
        </w:r>
        <w:r w:rsidR="00354E5C" w:rsidDel="00F92E6F">
          <w:delText>CFG-</w:delText>
        </w:r>
        <w:r w:rsidR="00783D2F" w:rsidDel="00F92E6F">
          <w:delText>SIM</w:delText>
        </w:r>
        <w:r w:rsidR="00D535B8" w:rsidDel="00F92E6F">
          <w:delText>-01</w:delText>
        </w:r>
        <w:r w:rsidR="00354E5C" w:rsidDel="00F92E6F">
          <w:delText>:</w:delText>
        </w:r>
        <w:bookmarkEnd w:id="217"/>
      </w:del>
    </w:p>
    <w:p w14:paraId="24497C0C" w14:textId="13203BF2" w:rsidR="00354E5C" w:rsidRPr="00742253" w:rsidDel="00F92E6F" w:rsidRDefault="003B12C6" w:rsidP="008971D9">
      <w:pPr>
        <w:jc w:val="both"/>
        <w:rPr>
          <w:del w:id="220" w:author="Félix Heinz" w:date="2023-06-20T17:50:00Z"/>
        </w:rPr>
      </w:pPr>
      <w:del w:id="221" w:author="Félix Heinz" w:date="2023-06-20T17:50:00Z">
        <w:r w:rsidDel="00F92E6F">
          <w:delText>TBD</w:delText>
        </w:r>
      </w:del>
    </w:p>
    <w:p w14:paraId="25E02DCB" w14:textId="77777777" w:rsidR="00354E5C" w:rsidRPr="00354E5C" w:rsidRDefault="00354E5C" w:rsidP="00354E5C"/>
    <w:p w14:paraId="29E90C00" w14:textId="32288DC9" w:rsidR="004F6D87" w:rsidRDefault="004F6D87" w:rsidP="004F6D87">
      <w:pPr>
        <w:pStyle w:val="Ttulo2"/>
      </w:pPr>
      <w:bookmarkStart w:id="222" w:name="_Toc129089504"/>
      <w:r w:rsidRPr="004F6D87">
        <w:t xml:space="preserve">Requerimientos de </w:t>
      </w:r>
      <w:r>
        <w:t>D</w:t>
      </w:r>
      <w:r w:rsidRPr="004F6D87">
        <w:t xml:space="preserve">efinición de datos y </w:t>
      </w:r>
      <w:r>
        <w:t>B</w:t>
      </w:r>
      <w:r w:rsidRPr="004F6D87">
        <w:t>ase de datos</w:t>
      </w:r>
      <w:bookmarkEnd w:id="222"/>
    </w:p>
    <w:p w14:paraId="524A6CF2" w14:textId="53CAA8AC" w:rsidR="00354E5C" w:rsidRDefault="00354E5C" w:rsidP="00354E5C"/>
    <w:p w14:paraId="20B5B716" w14:textId="0F5D1552" w:rsidR="00A818AE" w:rsidRPr="00354E5C" w:rsidRDefault="00A818AE" w:rsidP="00354E5C">
      <w:r>
        <w:t>N/A</w:t>
      </w:r>
    </w:p>
    <w:p w14:paraId="5D0C28BA" w14:textId="23AE05F3" w:rsidR="004F6D87" w:rsidRPr="004F6D87" w:rsidRDefault="004F6D87" w:rsidP="004F6D87">
      <w:pPr>
        <w:pStyle w:val="Ttulo2"/>
      </w:pPr>
      <w:bookmarkStart w:id="223" w:name="_Toc129089506"/>
      <w:r w:rsidRPr="004F6D87">
        <w:t xml:space="preserve">Requerimientos de </w:t>
      </w:r>
      <w:r>
        <w:t>A</w:t>
      </w:r>
      <w:r w:rsidRPr="004F6D87">
        <w:t xml:space="preserve">daptación e </w:t>
      </w:r>
      <w:r>
        <w:t>I</w:t>
      </w:r>
      <w:r w:rsidRPr="004F6D87">
        <w:t>nstalación</w:t>
      </w:r>
      <w:bookmarkEnd w:id="223"/>
    </w:p>
    <w:p w14:paraId="32AEE28C" w14:textId="39CBEA4B" w:rsidR="004F6D87" w:rsidRDefault="00354E5C" w:rsidP="00354E5C">
      <w:pPr>
        <w:pStyle w:val="Ttulo3"/>
      </w:pPr>
      <w:bookmarkStart w:id="224" w:name="_Toc129089507"/>
      <w:r>
        <w:t>REQ-SW-INS-</w:t>
      </w:r>
      <w:r w:rsidR="00783D2F">
        <w:t>SIM</w:t>
      </w:r>
      <w:r w:rsidR="00D535B8">
        <w:t>-01</w:t>
      </w:r>
      <w:r>
        <w:t>:</w:t>
      </w:r>
      <w:bookmarkEnd w:id="224"/>
    </w:p>
    <w:p w14:paraId="7A01AB09" w14:textId="4A7DA805" w:rsidR="00354E5C" w:rsidRPr="00742253" w:rsidRDefault="003B12C6" w:rsidP="00354E5C">
      <w:pPr>
        <w:jc w:val="both"/>
      </w:pPr>
      <w:r>
        <w:t>TBD</w:t>
      </w:r>
    </w:p>
    <w:p w14:paraId="79C0F19A" w14:textId="77777777" w:rsidR="00354E5C" w:rsidRPr="00354E5C" w:rsidRDefault="00354E5C" w:rsidP="00354E5C"/>
    <w:p w14:paraId="41F0AFB9" w14:textId="39D5501A" w:rsidR="00366265" w:rsidRPr="00B80CE9" w:rsidRDefault="00366265" w:rsidP="00AF6E42">
      <w:pPr>
        <w:pStyle w:val="Ttulo1"/>
        <w:ind w:left="720" w:hanging="720"/>
        <w:rPr>
          <w:rFonts w:eastAsia="SimSun"/>
          <w:sz w:val="24"/>
          <w:szCs w:val="24"/>
          <w:lang w:val="es-CL" w:eastAsia="zh-CN"/>
        </w:rPr>
        <w:sectPr w:rsidR="00366265" w:rsidRPr="00B80CE9" w:rsidSect="00C820FF">
          <w:pgSz w:w="12240" w:h="15840" w:code="1"/>
          <w:pgMar w:top="1729" w:right="1151" w:bottom="1440" w:left="1440" w:header="1008" w:footer="720" w:gutter="0"/>
          <w:pgNumType w:start="0"/>
          <w:cols w:space="720"/>
          <w:docGrid w:linePitch="299"/>
        </w:sectPr>
      </w:pPr>
    </w:p>
    <w:p w14:paraId="0D29D054" w14:textId="77777777" w:rsidR="00AF6E42" w:rsidRDefault="00AF6E42" w:rsidP="00AF6E42">
      <w:pPr>
        <w:pStyle w:val="Ttulo1"/>
        <w:ind w:left="720" w:hanging="720"/>
      </w:pPr>
      <w:bookmarkStart w:id="225" w:name="_Toc129089508"/>
      <w:r>
        <w:lastRenderedPageBreak/>
        <w:t>matriz de trazabilidad</w:t>
      </w:r>
      <w:bookmarkEnd w:id="225"/>
    </w:p>
    <w:p w14:paraId="285AEC5B" w14:textId="77777777" w:rsidR="00366265" w:rsidRDefault="00366265" w:rsidP="00366265"/>
    <w:tbl>
      <w:tblPr>
        <w:tblW w:w="13873" w:type="dxa"/>
        <w:tblCellMar>
          <w:left w:w="70" w:type="dxa"/>
          <w:right w:w="70" w:type="dxa"/>
        </w:tblCellMar>
        <w:tblLook w:val="04A0" w:firstRow="1" w:lastRow="0" w:firstColumn="1" w:lastColumn="0" w:noHBand="0" w:noVBand="1"/>
      </w:tblPr>
      <w:tblGrid>
        <w:gridCol w:w="2441"/>
        <w:gridCol w:w="1496"/>
        <w:gridCol w:w="1929"/>
        <w:gridCol w:w="484"/>
        <w:gridCol w:w="1829"/>
        <w:gridCol w:w="696"/>
        <w:gridCol w:w="1103"/>
        <w:gridCol w:w="716"/>
        <w:gridCol w:w="1329"/>
        <w:gridCol w:w="1013"/>
        <w:gridCol w:w="837"/>
      </w:tblGrid>
      <w:tr w:rsidR="00C820FF" w:rsidRPr="009140B4" w14:paraId="3621BD78" w14:textId="7C1BB39C" w:rsidTr="00FB0FD0">
        <w:trPr>
          <w:trHeight w:val="2434"/>
          <w:tblHeader/>
        </w:trPr>
        <w:tc>
          <w:tcPr>
            <w:tcW w:w="2441" w:type="dxa"/>
            <w:tcBorders>
              <w:top w:val="single" w:sz="4" w:space="0" w:color="auto"/>
              <w:left w:val="single" w:sz="4" w:space="0" w:color="auto"/>
              <w:bottom w:val="single" w:sz="4" w:space="0" w:color="auto"/>
              <w:right w:val="nil"/>
            </w:tcBorders>
            <w:shd w:val="clear" w:color="auto" w:fill="auto"/>
            <w:noWrap/>
            <w:vAlign w:val="bottom"/>
            <w:hideMark/>
          </w:tcPr>
          <w:p w14:paraId="432A1F92" w14:textId="77777777" w:rsidR="006F7C4A" w:rsidRPr="009140B4" w:rsidRDefault="006F7C4A" w:rsidP="00386B5D">
            <w:pPr>
              <w:rPr>
                <w:color w:val="000000"/>
                <w:sz w:val="20"/>
                <w:szCs w:val="20"/>
                <w:lang w:val="es-CL" w:eastAsia="es-CL"/>
              </w:rPr>
            </w:pPr>
            <w:bookmarkStart w:id="226" w:name="_Hlk88119963"/>
            <w:r w:rsidRPr="009140B4">
              <w:rPr>
                <w:color w:val="000000"/>
                <w:sz w:val="20"/>
                <w:szCs w:val="20"/>
                <w:lang w:val="es-CL" w:eastAsia="es-CL"/>
              </w:rPr>
              <w:t>Identificador (A13)</w:t>
            </w:r>
          </w:p>
        </w:tc>
        <w:tc>
          <w:tcPr>
            <w:tcW w:w="1496" w:type="dxa"/>
            <w:tcBorders>
              <w:top w:val="single" w:sz="4" w:space="0" w:color="auto"/>
              <w:left w:val="single" w:sz="4" w:space="0" w:color="auto"/>
              <w:bottom w:val="nil"/>
              <w:right w:val="single" w:sz="4" w:space="0" w:color="auto"/>
            </w:tcBorders>
            <w:shd w:val="clear" w:color="000000" w:fill="AEAAAA"/>
            <w:noWrap/>
            <w:textDirection w:val="btLr"/>
            <w:vAlign w:val="center"/>
            <w:hideMark/>
          </w:tcPr>
          <w:p w14:paraId="420A0CF0"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Req. Origen (A4)</w:t>
            </w:r>
          </w:p>
        </w:tc>
        <w:tc>
          <w:tcPr>
            <w:tcW w:w="1929" w:type="dxa"/>
            <w:tcBorders>
              <w:top w:val="single" w:sz="4" w:space="0" w:color="auto"/>
              <w:left w:val="nil"/>
              <w:bottom w:val="single" w:sz="4" w:space="0" w:color="auto"/>
              <w:right w:val="single" w:sz="4" w:space="0" w:color="auto"/>
            </w:tcBorders>
            <w:shd w:val="clear" w:color="000000" w:fill="AEAAAA"/>
            <w:textDirection w:val="btLr"/>
            <w:vAlign w:val="center"/>
          </w:tcPr>
          <w:p w14:paraId="169F386B" w14:textId="77777777" w:rsidR="006F7C4A" w:rsidRPr="009140B4" w:rsidRDefault="006F7C4A" w:rsidP="00386B5D">
            <w:pPr>
              <w:jc w:val="center"/>
              <w:rPr>
                <w:color w:val="000000"/>
                <w:sz w:val="20"/>
                <w:szCs w:val="20"/>
                <w:lang w:val="es-CL" w:eastAsia="es-CL"/>
              </w:rPr>
            </w:pPr>
            <w:r>
              <w:rPr>
                <w:color w:val="000000"/>
                <w:sz w:val="20"/>
                <w:szCs w:val="20"/>
                <w:lang w:val="es-CL" w:eastAsia="es-CL"/>
              </w:rPr>
              <w:t>TIPO(A38)</w:t>
            </w:r>
          </w:p>
        </w:tc>
        <w:tc>
          <w:tcPr>
            <w:tcW w:w="484" w:type="dxa"/>
            <w:tcBorders>
              <w:top w:val="single" w:sz="4" w:space="0" w:color="auto"/>
              <w:left w:val="single" w:sz="4" w:space="0" w:color="auto"/>
              <w:bottom w:val="nil"/>
              <w:right w:val="single" w:sz="4" w:space="0" w:color="auto"/>
            </w:tcBorders>
            <w:shd w:val="clear" w:color="000000" w:fill="AEAAAA"/>
            <w:noWrap/>
            <w:textDirection w:val="btLr"/>
            <w:vAlign w:val="center"/>
            <w:hideMark/>
          </w:tcPr>
          <w:p w14:paraId="7544238E"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Dueño (A17)</w:t>
            </w:r>
          </w:p>
        </w:tc>
        <w:tc>
          <w:tcPr>
            <w:tcW w:w="1829" w:type="dxa"/>
            <w:tcBorders>
              <w:top w:val="single" w:sz="4" w:space="0" w:color="auto"/>
              <w:left w:val="nil"/>
              <w:bottom w:val="nil"/>
              <w:right w:val="single" w:sz="4" w:space="0" w:color="auto"/>
            </w:tcBorders>
            <w:shd w:val="clear" w:color="000000" w:fill="AEAAAA"/>
            <w:noWrap/>
            <w:textDirection w:val="btLr"/>
            <w:vAlign w:val="center"/>
            <w:hideMark/>
          </w:tcPr>
          <w:p w14:paraId="5214F1C0"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Método de v</w:t>
            </w:r>
            <w:r>
              <w:rPr>
                <w:color w:val="000000"/>
                <w:sz w:val="20"/>
                <w:szCs w:val="20"/>
                <w:lang w:val="es-CL" w:eastAsia="es-CL"/>
              </w:rPr>
              <w:t>erificación</w:t>
            </w:r>
            <w:r w:rsidRPr="009140B4">
              <w:rPr>
                <w:color w:val="000000"/>
                <w:sz w:val="20"/>
                <w:szCs w:val="20"/>
                <w:lang w:val="es-CL" w:eastAsia="es-CL"/>
              </w:rPr>
              <w:t xml:space="preserve"> (A2)</w:t>
            </w:r>
          </w:p>
        </w:tc>
        <w:tc>
          <w:tcPr>
            <w:tcW w:w="696" w:type="dxa"/>
            <w:tcBorders>
              <w:top w:val="single" w:sz="4" w:space="0" w:color="auto"/>
              <w:left w:val="nil"/>
              <w:bottom w:val="nil"/>
              <w:right w:val="single" w:sz="4" w:space="0" w:color="auto"/>
            </w:tcBorders>
            <w:shd w:val="clear" w:color="000000" w:fill="AEAAAA"/>
            <w:noWrap/>
            <w:textDirection w:val="btLr"/>
            <w:vAlign w:val="center"/>
            <w:hideMark/>
          </w:tcPr>
          <w:p w14:paraId="088B33A3"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Prioridad (A32)</w:t>
            </w:r>
          </w:p>
        </w:tc>
        <w:tc>
          <w:tcPr>
            <w:tcW w:w="1103" w:type="dxa"/>
            <w:tcBorders>
              <w:top w:val="single" w:sz="4" w:space="0" w:color="auto"/>
              <w:left w:val="nil"/>
              <w:bottom w:val="nil"/>
              <w:right w:val="single" w:sz="4" w:space="0" w:color="auto"/>
            </w:tcBorders>
            <w:shd w:val="clear" w:color="000000" w:fill="AEAAAA"/>
            <w:noWrap/>
            <w:textDirection w:val="btLr"/>
            <w:vAlign w:val="center"/>
            <w:hideMark/>
          </w:tcPr>
          <w:p w14:paraId="5F48A25E"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Aplicación (A43)</w:t>
            </w:r>
          </w:p>
        </w:tc>
        <w:tc>
          <w:tcPr>
            <w:tcW w:w="716" w:type="dxa"/>
            <w:tcBorders>
              <w:top w:val="single" w:sz="4" w:space="0" w:color="auto"/>
              <w:left w:val="nil"/>
              <w:bottom w:val="nil"/>
              <w:right w:val="single" w:sz="4" w:space="0" w:color="auto"/>
            </w:tcBorders>
            <w:shd w:val="clear" w:color="000000" w:fill="AEAAAA"/>
            <w:noWrap/>
            <w:textDirection w:val="btLr"/>
            <w:vAlign w:val="center"/>
            <w:hideMark/>
          </w:tcPr>
          <w:p w14:paraId="0089EC29"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Riesgo (A34)</w:t>
            </w:r>
          </w:p>
        </w:tc>
        <w:tc>
          <w:tcPr>
            <w:tcW w:w="1329" w:type="dxa"/>
            <w:tcBorders>
              <w:top w:val="single" w:sz="4" w:space="0" w:color="auto"/>
              <w:left w:val="nil"/>
              <w:bottom w:val="nil"/>
              <w:right w:val="single" w:sz="4" w:space="0" w:color="auto"/>
            </w:tcBorders>
            <w:shd w:val="clear" w:color="000000" w:fill="AEAAAA"/>
            <w:noWrap/>
            <w:textDirection w:val="btLr"/>
            <w:vAlign w:val="center"/>
            <w:hideMark/>
          </w:tcPr>
          <w:p w14:paraId="4635859C"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Asignación (A8)</w:t>
            </w:r>
          </w:p>
        </w:tc>
        <w:tc>
          <w:tcPr>
            <w:tcW w:w="1013" w:type="dxa"/>
            <w:tcBorders>
              <w:top w:val="single" w:sz="4" w:space="0" w:color="auto"/>
              <w:left w:val="nil"/>
              <w:bottom w:val="single" w:sz="4" w:space="0" w:color="auto"/>
              <w:right w:val="single" w:sz="4" w:space="0" w:color="auto"/>
            </w:tcBorders>
            <w:shd w:val="clear" w:color="000000" w:fill="AEAAAA"/>
            <w:noWrap/>
            <w:textDirection w:val="btLr"/>
            <w:vAlign w:val="center"/>
            <w:hideMark/>
          </w:tcPr>
          <w:p w14:paraId="0E538BAA" w14:textId="77777777" w:rsidR="006F7C4A" w:rsidRPr="009140B4" w:rsidRDefault="006F7C4A" w:rsidP="00386B5D">
            <w:pPr>
              <w:jc w:val="center"/>
              <w:rPr>
                <w:color w:val="000000"/>
                <w:sz w:val="20"/>
                <w:szCs w:val="20"/>
                <w:lang w:val="es-CL" w:eastAsia="es-CL"/>
              </w:rPr>
            </w:pPr>
            <w:r w:rsidRPr="009140B4">
              <w:rPr>
                <w:color w:val="000000"/>
                <w:sz w:val="20"/>
                <w:szCs w:val="20"/>
                <w:lang w:val="es-CL" w:eastAsia="es-CL"/>
              </w:rPr>
              <w:t>Fuente(A5)</w:t>
            </w:r>
          </w:p>
        </w:tc>
        <w:tc>
          <w:tcPr>
            <w:tcW w:w="837" w:type="dxa"/>
            <w:tcBorders>
              <w:top w:val="single" w:sz="4" w:space="0" w:color="auto"/>
              <w:left w:val="nil"/>
              <w:bottom w:val="single" w:sz="4" w:space="0" w:color="auto"/>
              <w:right w:val="single" w:sz="4" w:space="0" w:color="auto"/>
            </w:tcBorders>
            <w:shd w:val="clear" w:color="000000" w:fill="AEAAAA"/>
            <w:textDirection w:val="btLr"/>
            <w:vAlign w:val="center"/>
          </w:tcPr>
          <w:p w14:paraId="4DC66ED8" w14:textId="243FBF01" w:rsidR="006F7C4A" w:rsidRPr="009140B4" w:rsidRDefault="006F7C4A" w:rsidP="00386B5D">
            <w:pPr>
              <w:jc w:val="center"/>
              <w:rPr>
                <w:color w:val="000000"/>
                <w:sz w:val="20"/>
                <w:szCs w:val="20"/>
                <w:lang w:val="es-CL" w:eastAsia="es-CL"/>
              </w:rPr>
            </w:pPr>
            <w:r>
              <w:rPr>
                <w:color w:val="000000"/>
                <w:sz w:val="20"/>
                <w:szCs w:val="20"/>
                <w:lang w:val="es-CL" w:eastAsia="es-CL"/>
              </w:rPr>
              <w:t xml:space="preserve">Etapa de </w:t>
            </w:r>
            <w:r w:rsidR="003409E4">
              <w:rPr>
                <w:color w:val="000000"/>
                <w:sz w:val="20"/>
                <w:szCs w:val="20"/>
                <w:lang w:val="es-CL" w:eastAsia="es-CL"/>
              </w:rPr>
              <w:t>Aplicación</w:t>
            </w:r>
          </w:p>
        </w:tc>
      </w:tr>
      <w:tr w:rsidR="006F7C4A" w:rsidRPr="009140B4" w14:paraId="615CF4DD" w14:textId="2C8D65D5"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6E6DB9" w14:textId="5459781F" w:rsidR="006F7C4A" w:rsidRPr="009140B4" w:rsidRDefault="003409E4" w:rsidP="00386B5D">
            <w:pPr>
              <w:jc w:val="center"/>
              <w:rPr>
                <w:color w:val="000000"/>
                <w:sz w:val="20"/>
                <w:szCs w:val="20"/>
                <w:lang w:val="es-CL" w:eastAsia="es-CL"/>
              </w:rPr>
            </w:pPr>
            <w:r>
              <w:rPr>
                <w:color w:val="000000"/>
                <w:sz w:val="20"/>
                <w:szCs w:val="20"/>
                <w:lang w:val="es-CL" w:eastAsia="es-CL"/>
              </w:rPr>
              <w:t>REQ-SW-FUN-SIM-001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727436D5" w14:textId="538EC00D" w:rsidR="006F7C4A" w:rsidRPr="009140B4" w:rsidRDefault="00B40768" w:rsidP="00386B5D">
            <w:pPr>
              <w:jc w:val="center"/>
              <w:rPr>
                <w:color w:val="000000"/>
                <w:sz w:val="20"/>
                <w:szCs w:val="20"/>
                <w:lang w:val="es-CL" w:eastAsia="es-CL"/>
              </w:rPr>
            </w:pPr>
            <w:r>
              <w:rPr>
                <w:color w:val="000000"/>
                <w:sz w:val="20"/>
                <w:szCs w:val="20"/>
                <w:lang w:val="es-CL" w:eastAsia="es-CL"/>
              </w:rPr>
              <w:t>REQ-SIM-003</w:t>
            </w:r>
          </w:p>
        </w:tc>
        <w:tc>
          <w:tcPr>
            <w:tcW w:w="1929" w:type="dxa"/>
            <w:tcBorders>
              <w:top w:val="single" w:sz="4" w:space="0" w:color="auto"/>
              <w:left w:val="nil"/>
              <w:bottom w:val="single" w:sz="4" w:space="0" w:color="auto"/>
              <w:right w:val="single" w:sz="4" w:space="0" w:color="auto"/>
            </w:tcBorders>
            <w:vAlign w:val="center"/>
          </w:tcPr>
          <w:p w14:paraId="6F688768" w14:textId="716B3CBF" w:rsidR="006F7C4A" w:rsidRDefault="00892B49" w:rsidP="00386B5D">
            <w:pPr>
              <w:jc w:val="center"/>
              <w:rPr>
                <w:color w:val="000000"/>
                <w:sz w:val="20"/>
                <w:szCs w:val="20"/>
                <w:lang w:val="es-CL" w:eastAsia="es-CL"/>
              </w:rPr>
            </w:pPr>
            <w:r>
              <w:rPr>
                <w:color w:val="000000"/>
                <w:sz w:val="20"/>
                <w:szCs w:val="20"/>
                <w:lang w:val="es-CL" w:eastAsia="es-CL"/>
              </w:rPr>
              <w:t>FUNCIONAL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F8EB4" w14:textId="77777777" w:rsidR="006F7C4A" w:rsidRPr="009140B4" w:rsidRDefault="006F7C4A" w:rsidP="00386B5D">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0DB254DA" w14:textId="77777777" w:rsidR="006F7C4A" w:rsidRPr="009140B4" w:rsidRDefault="006F7C4A" w:rsidP="00386B5D">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0D6DF149" w14:textId="77777777" w:rsidR="006F7C4A" w:rsidRPr="009140B4" w:rsidRDefault="006F7C4A" w:rsidP="00386B5D">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4DCE38F0" w14:textId="77777777" w:rsidR="006F7C4A" w:rsidRPr="009140B4" w:rsidRDefault="006F7C4A" w:rsidP="00386B5D">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7B6B2A99" w14:textId="77777777" w:rsidR="006F7C4A" w:rsidRPr="009140B4" w:rsidRDefault="006F7C4A" w:rsidP="00386B5D">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594E207F" w14:textId="77777777" w:rsidR="006F7C4A" w:rsidRPr="009140B4" w:rsidRDefault="006F7C4A" w:rsidP="00386B5D">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25419E27" w14:textId="77777777" w:rsidR="006F7C4A" w:rsidRPr="009140B4" w:rsidRDefault="006F7C4A" w:rsidP="00386B5D">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478879E4" w14:textId="77777777" w:rsidR="006F7C4A" w:rsidRPr="009140B4" w:rsidRDefault="006F7C4A" w:rsidP="00386B5D">
            <w:pPr>
              <w:jc w:val="center"/>
              <w:rPr>
                <w:color w:val="000000"/>
                <w:sz w:val="20"/>
                <w:szCs w:val="20"/>
                <w:lang w:val="es-CL" w:eastAsia="es-CL"/>
              </w:rPr>
            </w:pPr>
          </w:p>
        </w:tc>
      </w:tr>
      <w:tr w:rsidR="00892B49" w:rsidRPr="009140B4" w14:paraId="4FBFC4C3" w14:textId="09F6A4A2" w:rsidTr="00FB0FD0">
        <w:trPr>
          <w:trHeight w:val="280"/>
        </w:trPr>
        <w:tc>
          <w:tcPr>
            <w:tcW w:w="2441" w:type="dxa"/>
            <w:tcBorders>
              <w:top w:val="nil"/>
              <w:left w:val="single" w:sz="4" w:space="0" w:color="auto"/>
              <w:bottom w:val="single" w:sz="4" w:space="0" w:color="auto"/>
              <w:right w:val="single" w:sz="4" w:space="0" w:color="auto"/>
            </w:tcBorders>
            <w:shd w:val="clear" w:color="auto" w:fill="auto"/>
            <w:noWrap/>
          </w:tcPr>
          <w:p w14:paraId="462AB30D" w14:textId="3E24DED5" w:rsidR="00892B49" w:rsidRPr="009140B4" w:rsidRDefault="00892B49" w:rsidP="00892B49">
            <w:pPr>
              <w:jc w:val="center"/>
              <w:rPr>
                <w:color w:val="000000"/>
                <w:sz w:val="20"/>
                <w:szCs w:val="20"/>
                <w:lang w:val="es-CL" w:eastAsia="es-CL"/>
              </w:rPr>
            </w:pPr>
            <w:r w:rsidRPr="00AE28C2">
              <w:rPr>
                <w:color w:val="000000"/>
                <w:sz w:val="20"/>
                <w:szCs w:val="20"/>
                <w:lang w:val="es-CL" w:eastAsia="es-CL"/>
              </w:rPr>
              <w:t>REQ-SW-FUN-SIM-00</w:t>
            </w:r>
            <w:r>
              <w:rPr>
                <w:color w:val="000000"/>
                <w:sz w:val="20"/>
                <w:szCs w:val="20"/>
                <w:lang w:val="es-CL" w:eastAsia="es-CL"/>
              </w:rPr>
              <w:t>2</w:t>
            </w:r>
          </w:p>
        </w:tc>
        <w:tc>
          <w:tcPr>
            <w:tcW w:w="1496" w:type="dxa"/>
            <w:tcBorders>
              <w:top w:val="nil"/>
              <w:left w:val="nil"/>
              <w:bottom w:val="single" w:sz="4" w:space="0" w:color="auto"/>
              <w:right w:val="single" w:sz="4" w:space="0" w:color="auto"/>
            </w:tcBorders>
            <w:shd w:val="clear" w:color="auto" w:fill="auto"/>
            <w:noWrap/>
          </w:tcPr>
          <w:p w14:paraId="6F23E1B8" w14:textId="5636AEA9" w:rsidR="00892B49" w:rsidRPr="009140B4" w:rsidRDefault="00B40768" w:rsidP="00892B49">
            <w:pPr>
              <w:jc w:val="center"/>
              <w:rPr>
                <w:color w:val="000000"/>
                <w:sz w:val="20"/>
                <w:szCs w:val="20"/>
                <w:lang w:val="es-CL" w:eastAsia="es-CL"/>
              </w:rPr>
            </w:pPr>
            <w:r>
              <w:rPr>
                <w:color w:val="000000"/>
                <w:sz w:val="20"/>
                <w:szCs w:val="20"/>
                <w:lang w:val="es-CL" w:eastAsia="es-CL"/>
              </w:rPr>
              <w:t>REQ-SIM-004</w:t>
            </w:r>
          </w:p>
        </w:tc>
        <w:tc>
          <w:tcPr>
            <w:tcW w:w="1929" w:type="dxa"/>
            <w:tcBorders>
              <w:top w:val="single" w:sz="4" w:space="0" w:color="auto"/>
              <w:left w:val="nil"/>
              <w:bottom w:val="single" w:sz="4" w:space="0" w:color="auto"/>
              <w:right w:val="single" w:sz="4" w:space="0" w:color="auto"/>
            </w:tcBorders>
          </w:tcPr>
          <w:p w14:paraId="4E97548B" w14:textId="0610C68D" w:rsidR="00892B49" w:rsidRDefault="00892B49" w:rsidP="00892B49">
            <w:pPr>
              <w:jc w:val="center"/>
              <w:rPr>
                <w:color w:val="000000"/>
                <w:sz w:val="20"/>
                <w:szCs w:val="20"/>
                <w:lang w:val="es-CL" w:eastAsia="es-CL"/>
              </w:rPr>
            </w:pPr>
            <w:r w:rsidRPr="00991DF6">
              <w:rPr>
                <w:color w:val="000000"/>
                <w:sz w:val="20"/>
                <w:szCs w:val="20"/>
                <w:lang w:val="es-CL" w:eastAsia="es-CL"/>
              </w:rPr>
              <w:t>FUNCIONAL</w:t>
            </w:r>
          </w:p>
        </w:tc>
        <w:tc>
          <w:tcPr>
            <w:tcW w:w="484" w:type="dxa"/>
            <w:tcBorders>
              <w:top w:val="nil"/>
              <w:left w:val="single" w:sz="4" w:space="0" w:color="auto"/>
              <w:bottom w:val="single" w:sz="4" w:space="0" w:color="auto"/>
              <w:right w:val="single" w:sz="4" w:space="0" w:color="auto"/>
            </w:tcBorders>
            <w:shd w:val="clear" w:color="auto" w:fill="auto"/>
            <w:noWrap/>
            <w:vAlign w:val="center"/>
          </w:tcPr>
          <w:p w14:paraId="1E932659" w14:textId="77777777" w:rsidR="00892B49" w:rsidRPr="009140B4" w:rsidRDefault="00892B49" w:rsidP="00892B49">
            <w:pPr>
              <w:jc w:val="center"/>
              <w:rPr>
                <w:color w:val="000000"/>
                <w:sz w:val="20"/>
                <w:szCs w:val="20"/>
                <w:lang w:val="es-CL" w:eastAsia="es-CL"/>
              </w:rPr>
            </w:pPr>
          </w:p>
        </w:tc>
        <w:tc>
          <w:tcPr>
            <w:tcW w:w="1829" w:type="dxa"/>
            <w:tcBorders>
              <w:top w:val="nil"/>
              <w:left w:val="nil"/>
              <w:bottom w:val="single" w:sz="4" w:space="0" w:color="auto"/>
              <w:right w:val="single" w:sz="4" w:space="0" w:color="auto"/>
            </w:tcBorders>
            <w:shd w:val="clear" w:color="auto" w:fill="auto"/>
            <w:noWrap/>
            <w:vAlign w:val="center"/>
          </w:tcPr>
          <w:p w14:paraId="0E32F39C" w14:textId="77777777" w:rsidR="00892B49" w:rsidRPr="009140B4" w:rsidRDefault="00892B49" w:rsidP="00892B49">
            <w:pPr>
              <w:jc w:val="center"/>
              <w:rPr>
                <w:color w:val="000000"/>
                <w:sz w:val="20"/>
                <w:szCs w:val="20"/>
                <w:lang w:val="es-CL" w:eastAsia="es-CL"/>
              </w:rPr>
            </w:pPr>
          </w:p>
        </w:tc>
        <w:tc>
          <w:tcPr>
            <w:tcW w:w="696" w:type="dxa"/>
            <w:tcBorders>
              <w:top w:val="nil"/>
              <w:left w:val="nil"/>
              <w:bottom w:val="single" w:sz="4" w:space="0" w:color="auto"/>
              <w:right w:val="single" w:sz="4" w:space="0" w:color="auto"/>
            </w:tcBorders>
            <w:shd w:val="clear" w:color="auto" w:fill="auto"/>
            <w:noWrap/>
            <w:vAlign w:val="center"/>
          </w:tcPr>
          <w:p w14:paraId="53B861E4" w14:textId="77777777" w:rsidR="00892B49" w:rsidRPr="009140B4" w:rsidRDefault="00892B49" w:rsidP="00892B49">
            <w:pPr>
              <w:jc w:val="center"/>
              <w:rPr>
                <w:color w:val="000000"/>
                <w:sz w:val="20"/>
                <w:szCs w:val="20"/>
                <w:lang w:val="es-CL" w:eastAsia="es-CL"/>
              </w:rPr>
            </w:pPr>
          </w:p>
        </w:tc>
        <w:tc>
          <w:tcPr>
            <w:tcW w:w="1103" w:type="dxa"/>
            <w:tcBorders>
              <w:top w:val="nil"/>
              <w:left w:val="nil"/>
              <w:bottom w:val="single" w:sz="4" w:space="0" w:color="auto"/>
              <w:right w:val="single" w:sz="4" w:space="0" w:color="auto"/>
            </w:tcBorders>
            <w:shd w:val="clear" w:color="auto" w:fill="auto"/>
            <w:noWrap/>
            <w:vAlign w:val="center"/>
          </w:tcPr>
          <w:p w14:paraId="639046D6" w14:textId="77777777" w:rsidR="00892B49" w:rsidRPr="009140B4" w:rsidRDefault="00892B49" w:rsidP="00892B49">
            <w:pPr>
              <w:jc w:val="center"/>
              <w:rPr>
                <w:color w:val="000000"/>
                <w:sz w:val="20"/>
                <w:szCs w:val="20"/>
                <w:lang w:val="es-CL" w:eastAsia="es-CL"/>
              </w:rPr>
            </w:pPr>
          </w:p>
        </w:tc>
        <w:tc>
          <w:tcPr>
            <w:tcW w:w="716" w:type="dxa"/>
            <w:tcBorders>
              <w:top w:val="nil"/>
              <w:left w:val="nil"/>
              <w:bottom w:val="single" w:sz="4" w:space="0" w:color="auto"/>
              <w:right w:val="single" w:sz="4" w:space="0" w:color="auto"/>
            </w:tcBorders>
            <w:shd w:val="clear" w:color="auto" w:fill="auto"/>
            <w:noWrap/>
            <w:vAlign w:val="center"/>
          </w:tcPr>
          <w:p w14:paraId="30FA65DF" w14:textId="77777777" w:rsidR="00892B49" w:rsidRPr="009140B4" w:rsidRDefault="00892B49" w:rsidP="00892B49">
            <w:pPr>
              <w:jc w:val="center"/>
              <w:rPr>
                <w:color w:val="000000"/>
                <w:sz w:val="20"/>
                <w:szCs w:val="20"/>
                <w:lang w:val="es-CL" w:eastAsia="es-CL"/>
              </w:rPr>
            </w:pPr>
          </w:p>
        </w:tc>
        <w:tc>
          <w:tcPr>
            <w:tcW w:w="1329" w:type="dxa"/>
            <w:tcBorders>
              <w:top w:val="nil"/>
              <w:left w:val="nil"/>
              <w:bottom w:val="single" w:sz="4" w:space="0" w:color="auto"/>
              <w:right w:val="single" w:sz="4" w:space="0" w:color="auto"/>
            </w:tcBorders>
            <w:shd w:val="clear" w:color="auto" w:fill="auto"/>
            <w:noWrap/>
            <w:vAlign w:val="center"/>
          </w:tcPr>
          <w:p w14:paraId="1122E598" w14:textId="77777777" w:rsidR="00892B49" w:rsidRPr="009140B4" w:rsidRDefault="00892B49" w:rsidP="00892B49">
            <w:pPr>
              <w:jc w:val="center"/>
              <w:rPr>
                <w:color w:val="000000"/>
                <w:sz w:val="20"/>
                <w:szCs w:val="20"/>
                <w:lang w:val="es-CL" w:eastAsia="es-CL"/>
              </w:rPr>
            </w:pPr>
          </w:p>
        </w:tc>
        <w:tc>
          <w:tcPr>
            <w:tcW w:w="1013" w:type="dxa"/>
            <w:tcBorders>
              <w:top w:val="nil"/>
              <w:left w:val="nil"/>
              <w:bottom w:val="single" w:sz="4" w:space="0" w:color="auto"/>
              <w:right w:val="single" w:sz="4" w:space="0" w:color="auto"/>
            </w:tcBorders>
            <w:shd w:val="clear" w:color="auto" w:fill="auto"/>
            <w:noWrap/>
            <w:vAlign w:val="center"/>
          </w:tcPr>
          <w:p w14:paraId="02CEB9EF" w14:textId="77777777" w:rsidR="00892B49" w:rsidRPr="009140B4" w:rsidRDefault="00892B49" w:rsidP="00892B49">
            <w:pPr>
              <w:jc w:val="center"/>
              <w:rPr>
                <w:color w:val="000000"/>
                <w:sz w:val="20"/>
                <w:szCs w:val="20"/>
                <w:lang w:val="es-CL" w:eastAsia="es-CL"/>
              </w:rPr>
            </w:pPr>
          </w:p>
        </w:tc>
        <w:tc>
          <w:tcPr>
            <w:tcW w:w="837" w:type="dxa"/>
            <w:tcBorders>
              <w:top w:val="nil"/>
              <w:left w:val="nil"/>
              <w:bottom w:val="single" w:sz="4" w:space="0" w:color="auto"/>
              <w:right w:val="single" w:sz="4" w:space="0" w:color="auto"/>
            </w:tcBorders>
          </w:tcPr>
          <w:p w14:paraId="5616937F" w14:textId="77777777" w:rsidR="00892B49" w:rsidRPr="009140B4" w:rsidRDefault="00892B49" w:rsidP="00892B49">
            <w:pPr>
              <w:jc w:val="center"/>
              <w:rPr>
                <w:color w:val="000000"/>
                <w:sz w:val="20"/>
                <w:szCs w:val="20"/>
                <w:lang w:val="es-CL" w:eastAsia="es-CL"/>
              </w:rPr>
            </w:pPr>
          </w:p>
        </w:tc>
      </w:tr>
      <w:tr w:rsidR="00892B49" w:rsidRPr="009140B4" w14:paraId="18A07FD4" w14:textId="469D413B" w:rsidTr="00FB0FD0">
        <w:trPr>
          <w:trHeight w:val="280"/>
        </w:trPr>
        <w:tc>
          <w:tcPr>
            <w:tcW w:w="2441" w:type="dxa"/>
            <w:tcBorders>
              <w:top w:val="nil"/>
              <w:left w:val="single" w:sz="4" w:space="0" w:color="auto"/>
              <w:bottom w:val="single" w:sz="4" w:space="0" w:color="auto"/>
              <w:right w:val="single" w:sz="4" w:space="0" w:color="auto"/>
            </w:tcBorders>
            <w:shd w:val="clear" w:color="auto" w:fill="auto"/>
            <w:noWrap/>
          </w:tcPr>
          <w:p w14:paraId="0AEC5CDD" w14:textId="443E3737" w:rsidR="00892B49" w:rsidRPr="009140B4" w:rsidRDefault="00892B49" w:rsidP="00892B49">
            <w:pPr>
              <w:jc w:val="center"/>
              <w:rPr>
                <w:color w:val="000000"/>
                <w:sz w:val="20"/>
                <w:szCs w:val="20"/>
                <w:lang w:val="es-CL" w:eastAsia="es-CL"/>
              </w:rPr>
            </w:pPr>
            <w:r w:rsidRPr="00AE28C2">
              <w:rPr>
                <w:color w:val="000000"/>
                <w:sz w:val="20"/>
                <w:szCs w:val="20"/>
                <w:lang w:val="es-CL" w:eastAsia="es-CL"/>
              </w:rPr>
              <w:t>REQ-SW-FUN-SIM-00</w:t>
            </w:r>
            <w:r>
              <w:rPr>
                <w:color w:val="000000"/>
                <w:sz w:val="20"/>
                <w:szCs w:val="20"/>
                <w:lang w:val="es-CL" w:eastAsia="es-CL"/>
              </w:rPr>
              <w:t>3</w:t>
            </w:r>
          </w:p>
        </w:tc>
        <w:tc>
          <w:tcPr>
            <w:tcW w:w="1496" w:type="dxa"/>
            <w:tcBorders>
              <w:top w:val="nil"/>
              <w:left w:val="nil"/>
              <w:bottom w:val="single" w:sz="4" w:space="0" w:color="auto"/>
              <w:right w:val="single" w:sz="4" w:space="0" w:color="auto"/>
            </w:tcBorders>
            <w:shd w:val="clear" w:color="auto" w:fill="auto"/>
            <w:noWrap/>
          </w:tcPr>
          <w:p w14:paraId="28B3439B" w14:textId="10530567" w:rsidR="00892B49" w:rsidRPr="009140B4" w:rsidRDefault="00B40768" w:rsidP="00892B49">
            <w:pPr>
              <w:jc w:val="center"/>
              <w:rPr>
                <w:color w:val="000000"/>
                <w:sz w:val="20"/>
                <w:szCs w:val="20"/>
                <w:lang w:val="es-CL" w:eastAsia="es-CL"/>
              </w:rPr>
            </w:pPr>
            <w:r>
              <w:rPr>
                <w:color w:val="000000"/>
                <w:sz w:val="20"/>
                <w:szCs w:val="20"/>
                <w:lang w:val="es-CL" w:eastAsia="es-CL"/>
              </w:rPr>
              <w:t>REQ-SIM-006</w:t>
            </w:r>
          </w:p>
        </w:tc>
        <w:tc>
          <w:tcPr>
            <w:tcW w:w="1929" w:type="dxa"/>
            <w:tcBorders>
              <w:top w:val="single" w:sz="4" w:space="0" w:color="auto"/>
              <w:left w:val="nil"/>
              <w:bottom w:val="single" w:sz="4" w:space="0" w:color="auto"/>
              <w:right w:val="single" w:sz="4" w:space="0" w:color="auto"/>
            </w:tcBorders>
          </w:tcPr>
          <w:p w14:paraId="0035696E" w14:textId="4C9DB6B6" w:rsidR="00892B49" w:rsidRDefault="00892B49" w:rsidP="00892B49">
            <w:pPr>
              <w:jc w:val="center"/>
              <w:rPr>
                <w:color w:val="000000"/>
                <w:sz w:val="20"/>
                <w:szCs w:val="20"/>
                <w:lang w:val="es-CL" w:eastAsia="es-CL"/>
              </w:rPr>
            </w:pPr>
            <w:r w:rsidRPr="00991DF6">
              <w:rPr>
                <w:color w:val="000000"/>
                <w:sz w:val="20"/>
                <w:szCs w:val="20"/>
                <w:lang w:val="es-CL" w:eastAsia="es-CL"/>
              </w:rPr>
              <w:t>FUNCIONAL</w:t>
            </w:r>
          </w:p>
        </w:tc>
        <w:tc>
          <w:tcPr>
            <w:tcW w:w="484" w:type="dxa"/>
            <w:tcBorders>
              <w:top w:val="nil"/>
              <w:left w:val="single" w:sz="4" w:space="0" w:color="auto"/>
              <w:bottom w:val="single" w:sz="4" w:space="0" w:color="auto"/>
              <w:right w:val="single" w:sz="4" w:space="0" w:color="auto"/>
            </w:tcBorders>
            <w:shd w:val="clear" w:color="auto" w:fill="auto"/>
            <w:noWrap/>
            <w:vAlign w:val="center"/>
          </w:tcPr>
          <w:p w14:paraId="1C1A4574" w14:textId="77777777" w:rsidR="00892B49" w:rsidRPr="009140B4" w:rsidRDefault="00892B49" w:rsidP="00892B49">
            <w:pPr>
              <w:jc w:val="center"/>
              <w:rPr>
                <w:color w:val="000000"/>
                <w:sz w:val="20"/>
                <w:szCs w:val="20"/>
                <w:lang w:val="es-CL" w:eastAsia="es-CL"/>
              </w:rPr>
            </w:pPr>
          </w:p>
        </w:tc>
        <w:tc>
          <w:tcPr>
            <w:tcW w:w="1829" w:type="dxa"/>
            <w:tcBorders>
              <w:top w:val="nil"/>
              <w:left w:val="nil"/>
              <w:bottom w:val="single" w:sz="4" w:space="0" w:color="auto"/>
              <w:right w:val="single" w:sz="4" w:space="0" w:color="auto"/>
            </w:tcBorders>
            <w:shd w:val="clear" w:color="auto" w:fill="auto"/>
            <w:noWrap/>
            <w:vAlign w:val="center"/>
          </w:tcPr>
          <w:p w14:paraId="36E7383A" w14:textId="77777777" w:rsidR="00892B49" w:rsidRPr="009140B4" w:rsidRDefault="00892B49" w:rsidP="00892B49">
            <w:pPr>
              <w:jc w:val="center"/>
              <w:rPr>
                <w:color w:val="000000"/>
                <w:sz w:val="20"/>
                <w:szCs w:val="20"/>
                <w:lang w:val="es-CL" w:eastAsia="es-CL"/>
              </w:rPr>
            </w:pPr>
          </w:p>
        </w:tc>
        <w:tc>
          <w:tcPr>
            <w:tcW w:w="696" w:type="dxa"/>
            <w:tcBorders>
              <w:top w:val="nil"/>
              <w:left w:val="nil"/>
              <w:bottom w:val="single" w:sz="4" w:space="0" w:color="auto"/>
              <w:right w:val="single" w:sz="4" w:space="0" w:color="auto"/>
            </w:tcBorders>
            <w:shd w:val="clear" w:color="auto" w:fill="auto"/>
            <w:noWrap/>
            <w:vAlign w:val="center"/>
          </w:tcPr>
          <w:p w14:paraId="5F64DD10" w14:textId="77777777" w:rsidR="00892B49" w:rsidRPr="009140B4" w:rsidRDefault="00892B49" w:rsidP="00892B49">
            <w:pPr>
              <w:jc w:val="center"/>
              <w:rPr>
                <w:color w:val="000000"/>
                <w:sz w:val="20"/>
                <w:szCs w:val="20"/>
                <w:lang w:val="es-CL" w:eastAsia="es-CL"/>
              </w:rPr>
            </w:pPr>
          </w:p>
        </w:tc>
        <w:tc>
          <w:tcPr>
            <w:tcW w:w="1103" w:type="dxa"/>
            <w:tcBorders>
              <w:top w:val="nil"/>
              <w:left w:val="nil"/>
              <w:bottom w:val="single" w:sz="4" w:space="0" w:color="auto"/>
              <w:right w:val="single" w:sz="4" w:space="0" w:color="auto"/>
            </w:tcBorders>
            <w:shd w:val="clear" w:color="auto" w:fill="auto"/>
            <w:noWrap/>
            <w:vAlign w:val="center"/>
          </w:tcPr>
          <w:p w14:paraId="3B81A068" w14:textId="77777777" w:rsidR="00892B49" w:rsidRPr="009140B4" w:rsidRDefault="00892B49" w:rsidP="00892B49">
            <w:pPr>
              <w:jc w:val="center"/>
              <w:rPr>
                <w:color w:val="000000"/>
                <w:sz w:val="20"/>
                <w:szCs w:val="20"/>
                <w:lang w:val="es-CL" w:eastAsia="es-CL"/>
              </w:rPr>
            </w:pPr>
          </w:p>
        </w:tc>
        <w:tc>
          <w:tcPr>
            <w:tcW w:w="716" w:type="dxa"/>
            <w:tcBorders>
              <w:top w:val="nil"/>
              <w:left w:val="nil"/>
              <w:bottom w:val="single" w:sz="4" w:space="0" w:color="auto"/>
              <w:right w:val="single" w:sz="4" w:space="0" w:color="auto"/>
            </w:tcBorders>
            <w:shd w:val="clear" w:color="auto" w:fill="auto"/>
            <w:noWrap/>
            <w:vAlign w:val="center"/>
          </w:tcPr>
          <w:p w14:paraId="76F37757" w14:textId="77777777" w:rsidR="00892B49" w:rsidRPr="009140B4" w:rsidRDefault="00892B49" w:rsidP="00892B49">
            <w:pPr>
              <w:jc w:val="center"/>
              <w:rPr>
                <w:color w:val="000000"/>
                <w:sz w:val="20"/>
                <w:szCs w:val="20"/>
                <w:lang w:val="es-CL" w:eastAsia="es-CL"/>
              </w:rPr>
            </w:pPr>
          </w:p>
        </w:tc>
        <w:tc>
          <w:tcPr>
            <w:tcW w:w="1329" w:type="dxa"/>
            <w:tcBorders>
              <w:top w:val="nil"/>
              <w:left w:val="nil"/>
              <w:bottom w:val="single" w:sz="4" w:space="0" w:color="auto"/>
              <w:right w:val="single" w:sz="4" w:space="0" w:color="auto"/>
            </w:tcBorders>
            <w:shd w:val="clear" w:color="auto" w:fill="auto"/>
            <w:noWrap/>
            <w:vAlign w:val="center"/>
          </w:tcPr>
          <w:p w14:paraId="75364255" w14:textId="77777777" w:rsidR="00892B49" w:rsidRPr="009140B4" w:rsidRDefault="00892B49" w:rsidP="00892B49">
            <w:pPr>
              <w:jc w:val="center"/>
              <w:rPr>
                <w:color w:val="000000"/>
                <w:sz w:val="20"/>
                <w:szCs w:val="20"/>
                <w:lang w:val="es-CL" w:eastAsia="es-CL"/>
              </w:rPr>
            </w:pPr>
          </w:p>
        </w:tc>
        <w:tc>
          <w:tcPr>
            <w:tcW w:w="1013" w:type="dxa"/>
            <w:tcBorders>
              <w:top w:val="nil"/>
              <w:left w:val="nil"/>
              <w:bottom w:val="single" w:sz="4" w:space="0" w:color="auto"/>
              <w:right w:val="single" w:sz="4" w:space="0" w:color="auto"/>
            </w:tcBorders>
            <w:shd w:val="clear" w:color="auto" w:fill="auto"/>
            <w:noWrap/>
            <w:vAlign w:val="center"/>
          </w:tcPr>
          <w:p w14:paraId="3D9BAF4A" w14:textId="77777777" w:rsidR="00892B49" w:rsidRPr="009140B4" w:rsidRDefault="00892B49" w:rsidP="00892B49">
            <w:pPr>
              <w:jc w:val="center"/>
              <w:rPr>
                <w:color w:val="000000"/>
                <w:sz w:val="20"/>
                <w:szCs w:val="20"/>
                <w:lang w:val="es-CL" w:eastAsia="es-CL"/>
              </w:rPr>
            </w:pPr>
          </w:p>
        </w:tc>
        <w:tc>
          <w:tcPr>
            <w:tcW w:w="837" w:type="dxa"/>
            <w:tcBorders>
              <w:top w:val="nil"/>
              <w:left w:val="nil"/>
              <w:bottom w:val="single" w:sz="4" w:space="0" w:color="auto"/>
              <w:right w:val="single" w:sz="4" w:space="0" w:color="auto"/>
            </w:tcBorders>
          </w:tcPr>
          <w:p w14:paraId="19DC59BD" w14:textId="77777777" w:rsidR="00892B49" w:rsidRPr="009140B4" w:rsidRDefault="00892B49" w:rsidP="00892B49">
            <w:pPr>
              <w:jc w:val="center"/>
              <w:rPr>
                <w:color w:val="000000"/>
                <w:sz w:val="20"/>
                <w:szCs w:val="20"/>
                <w:lang w:val="es-CL" w:eastAsia="es-CL"/>
              </w:rPr>
            </w:pPr>
          </w:p>
        </w:tc>
      </w:tr>
      <w:tr w:rsidR="00892B49" w:rsidRPr="009140B4" w14:paraId="5FD98397" w14:textId="38EF61FE"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6054A89A" w14:textId="1EA2C040" w:rsidR="00892B49" w:rsidRDefault="00892B49" w:rsidP="00892B49">
            <w:pPr>
              <w:jc w:val="center"/>
              <w:rPr>
                <w:color w:val="000000"/>
                <w:sz w:val="20"/>
                <w:szCs w:val="20"/>
                <w:lang w:val="es-CL" w:eastAsia="es-CL"/>
              </w:rPr>
            </w:pPr>
            <w:r w:rsidRPr="00AE28C2">
              <w:rPr>
                <w:color w:val="000000"/>
                <w:sz w:val="20"/>
                <w:szCs w:val="20"/>
                <w:lang w:val="es-CL" w:eastAsia="es-CL"/>
              </w:rPr>
              <w:t>REQ-SW-FUN-SIM-00</w:t>
            </w:r>
            <w:r>
              <w:rPr>
                <w:color w:val="000000"/>
                <w:sz w:val="20"/>
                <w:szCs w:val="20"/>
                <w:lang w:val="es-CL" w:eastAsia="es-CL"/>
              </w:rPr>
              <w:t>4</w:t>
            </w:r>
          </w:p>
        </w:tc>
        <w:tc>
          <w:tcPr>
            <w:tcW w:w="1496" w:type="dxa"/>
            <w:tcBorders>
              <w:top w:val="single" w:sz="4" w:space="0" w:color="auto"/>
              <w:left w:val="nil"/>
              <w:bottom w:val="single" w:sz="4" w:space="0" w:color="auto"/>
              <w:right w:val="single" w:sz="4" w:space="0" w:color="auto"/>
            </w:tcBorders>
            <w:shd w:val="clear" w:color="auto" w:fill="auto"/>
            <w:noWrap/>
          </w:tcPr>
          <w:p w14:paraId="2AD50BD1" w14:textId="6917F9BC" w:rsidR="00892B49" w:rsidRPr="009140B4" w:rsidRDefault="000002E0" w:rsidP="00892B49">
            <w:pPr>
              <w:jc w:val="center"/>
              <w:rPr>
                <w:color w:val="000000"/>
                <w:sz w:val="20"/>
                <w:szCs w:val="20"/>
                <w:lang w:val="es-CL" w:eastAsia="es-CL"/>
              </w:rPr>
            </w:pPr>
            <w:r>
              <w:rPr>
                <w:color w:val="000000"/>
                <w:sz w:val="20"/>
                <w:szCs w:val="20"/>
                <w:lang w:val="es-CL" w:eastAsia="es-CL"/>
              </w:rPr>
              <w:t>REQ-SIM-008</w:t>
            </w:r>
          </w:p>
        </w:tc>
        <w:tc>
          <w:tcPr>
            <w:tcW w:w="1929" w:type="dxa"/>
            <w:tcBorders>
              <w:top w:val="single" w:sz="4" w:space="0" w:color="auto"/>
              <w:left w:val="nil"/>
              <w:bottom w:val="single" w:sz="4" w:space="0" w:color="auto"/>
              <w:right w:val="single" w:sz="4" w:space="0" w:color="auto"/>
            </w:tcBorders>
          </w:tcPr>
          <w:p w14:paraId="4A330BAB" w14:textId="59773364" w:rsidR="00892B49" w:rsidRDefault="00892B49" w:rsidP="00892B49">
            <w:pPr>
              <w:jc w:val="center"/>
              <w:rPr>
                <w:color w:val="000000"/>
                <w:sz w:val="20"/>
                <w:szCs w:val="20"/>
                <w:lang w:val="es-CL" w:eastAsia="es-CL"/>
              </w:rPr>
            </w:pPr>
            <w:r w:rsidRPr="00991DF6">
              <w:rPr>
                <w:color w:val="000000"/>
                <w:sz w:val="20"/>
                <w:szCs w:val="20"/>
                <w:lang w:val="es-CL" w:eastAsia="es-CL"/>
              </w:rPr>
              <w:t>FUNCIONAL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3888C" w14:textId="77777777" w:rsidR="00892B49" w:rsidRDefault="00892B49" w:rsidP="00892B49">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6AA2C23" w14:textId="77777777" w:rsidR="00892B49" w:rsidRDefault="00892B49" w:rsidP="00892B49">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596C2D47" w14:textId="77777777" w:rsidR="00892B49" w:rsidRDefault="00892B49" w:rsidP="00892B49">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2611F295" w14:textId="77777777" w:rsidR="00892B49" w:rsidRDefault="00892B49" w:rsidP="00892B49">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1994064A" w14:textId="77777777" w:rsidR="00892B49" w:rsidRDefault="00892B49" w:rsidP="00892B49">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5EC1F549" w14:textId="77777777" w:rsidR="00892B49" w:rsidRDefault="00892B49" w:rsidP="00892B49">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51EBD865" w14:textId="77777777" w:rsidR="00892B49" w:rsidRDefault="00892B49" w:rsidP="00892B49">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528F1760" w14:textId="77777777" w:rsidR="00892B49" w:rsidRDefault="00892B49" w:rsidP="00892B49">
            <w:pPr>
              <w:jc w:val="center"/>
              <w:rPr>
                <w:color w:val="000000"/>
                <w:sz w:val="20"/>
                <w:szCs w:val="20"/>
                <w:lang w:val="es-CL" w:eastAsia="es-CL"/>
              </w:rPr>
            </w:pPr>
          </w:p>
        </w:tc>
      </w:tr>
      <w:tr w:rsidR="00892B49" w:rsidRPr="009140B4" w14:paraId="06CD5BEE" w14:textId="2DD4DC96"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369A1D16" w14:textId="37E2E671" w:rsidR="00892B49" w:rsidRDefault="00892B49" w:rsidP="00892B49">
            <w:pPr>
              <w:jc w:val="center"/>
              <w:rPr>
                <w:color w:val="000000"/>
                <w:sz w:val="20"/>
                <w:szCs w:val="20"/>
                <w:lang w:val="es-CL" w:eastAsia="es-CL"/>
              </w:rPr>
            </w:pPr>
            <w:r w:rsidRPr="00AE28C2">
              <w:rPr>
                <w:color w:val="000000"/>
                <w:sz w:val="20"/>
                <w:szCs w:val="20"/>
                <w:lang w:val="es-CL" w:eastAsia="es-CL"/>
              </w:rPr>
              <w:t>REQ-SW-FUN-SIM-00</w:t>
            </w:r>
            <w:r>
              <w:rPr>
                <w:color w:val="000000"/>
                <w:sz w:val="20"/>
                <w:szCs w:val="20"/>
                <w:lang w:val="es-CL" w:eastAsia="es-CL"/>
              </w:rPr>
              <w:t>5</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515A97AD" w14:textId="0E8E5118" w:rsidR="00892B49" w:rsidRDefault="000002E0" w:rsidP="00892B49">
            <w:pPr>
              <w:jc w:val="center"/>
              <w:rPr>
                <w:color w:val="000000"/>
                <w:sz w:val="20"/>
                <w:szCs w:val="20"/>
                <w:lang w:val="es-CL" w:eastAsia="es-CL"/>
              </w:rPr>
            </w:pPr>
            <w:r>
              <w:rPr>
                <w:color w:val="000000"/>
                <w:sz w:val="20"/>
                <w:szCs w:val="20"/>
                <w:lang w:val="es-CL" w:eastAsia="es-CL"/>
              </w:rPr>
              <w:t>REQ-SIM-007</w:t>
            </w:r>
          </w:p>
        </w:tc>
        <w:tc>
          <w:tcPr>
            <w:tcW w:w="1929" w:type="dxa"/>
            <w:tcBorders>
              <w:top w:val="single" w:sz="4" w:space="0" w:color="auto"/>
              <w:left w:val="nil"/>
              <w:bottom w:val="single" w:sz="4" w:space="0" w:color="auto"/>
              <w:right w:val="single" w:sz="4" w:space="0" w:color="auto"/>
            </w:tcBorders>
          </w:tcPr>
          <w:p w14:paraId="1B79BB04" w14:textId="4CFB63E9" w:rsidR="00892B49" w:rsidRDefault="00892B49" w:rsidP="00892B49">
            <w:pPr>
              <w:jc w:val="center"/>
              <w:rPr>
                <w:color w:val="000000"/>
                <w:sz w:val="20"/>
                <w:szCs w:val="20"/>
                <w:lang w:val="es-CL" w:eastAsia="es-CL"/>
              </w:rPr>
            </w:pPr>
            <w:r w:rsidRPr="00991DF6">
              <w:rPr>
                <w:color w:val="000000"/>
                <w:sz w:val="20"/>
                <w:szCs w:val="20"/>
                <w:lang w:val="es-CL" w:eastAsia="es-CL"/>
              </w:rPr>
              <w:t>FUNCIONAL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0842E6" w14:textId="77777777" w:rsidR="00892B49" w:rsidRDefault="00892B49" w:rsidP="00892B49">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FFB3F1B" w14:textId="77777777" w:rsidR="00892B49" w:rsidRDefault="00892B49" w:rsidP="00892B49">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4B0C893" w14:textId="77777777" w:rsidR="00892B49" w:rsidRDefault="00892B49" w:rsidP="00892B49">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4D0B7A1B" w14:textId="77777777" w:rsidR="00892B49" w:rsidRDefault="00892B49" w:rsidP="00892B49">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4C583B52" w14:textId="77777777" w:rsidR="00892B49" w:rsidRDefault="00892B49" w:rsidP="00892B49">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6FE886A3" w14:textId="77777777" w:rsidR="00892B49" w:rsidRDefault="00892B49" w:rsidP="00892B49">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468210DA" w14:textId="77777777" w:rsidR="00892B49" w:rsidRDefault="00892B49" w:rsidP="00892B49">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5A1F3CE2" w14:textId="77777777" w:rsidR="00892B49" w:rsidRDefault="00892B49" w:rsidP="00892B49">
            <w:pPr>
              <w:jc w:val="center"/>
              <w:rPr>
                <w:color w:val="000000"/>
                <w:sz w:val="20"/>
                <w:szCs w:val="20"/>
                <w:lang w:val="es-CL" w:eastAsia="es-CL"/>
              </w:rPr>
            </w:pPr>
          </w:p>
        </w:tc>
      </w:tr>
      <w:tr w:rsidR="00892B49" w:rsidRPr="009140B4" w14:paraId="532645CD"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13CCB9EE" w14:textId="5BEDC54E" w:rsidR="00892B49" w:rsidRDefault="00892B49" w:rsidP="00892B49">
            <w:pPr>
              <w:jc w:val="center"/>
              <w:rPr>
                <w:color w:val="000000"/>
                <w:sz w:val="20"/>
                <w:szCs w:val="20"/>
                <w:lang w:val="es-CL" w:eastAsia="es-CL"/>
              </w:rPr>
            </w:pPr>
            <w:r w:rsidRPr="00AE28C2">
              <w:rPr>
                <w:color w:val="000000"/>
                <w:sz w:val="20"/>
                <w:szCs w:val="20"/>
                <w:lang w:val="es-CL" w:eastAsia="es-CL"/>
              </w:rPr>
              <w:t>REQ-SW-FUN-SIM-00</w:t>
            </w:r>
            <w:r>
              <w:rPr>
                <w:color w:val="000000"/>
                <w:sz w:val="20"/>
                <w:szCs w:val="20"/>
                <w:lang w:val="es-CL" w:eastAsia="es-CL"/>
              </w:rPr>
              <w:t>8</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30059962" w14:textId="3037BA71" w:rsidR="00892B49" w:rsidRDefault="000002E0" w:rsidP="00892B49">
            <w:pPr>
              <w:jc w:val="center"/>
              <w:rPr>
                <w:color w:val="000000"/>
                <w:sz w:val="20"/>
                <w:szCs w:val="20"/>
                <w:lang w:val="es-CL" w:eastAsia="es-CL"/>
              </w:rPr>
            </w:pPr>
            <w:r>
              <w:rPr>
                <w:color w:val="000000"/>
                <w:sz w:val="20"/>
                <w:szCs w:val="20"/>
                <w:lang w:val="es-CL" w:eastAsia="es-CL"/>
              </w:rPr>
              <w:t>REQ-SIM-010</w:t>
            </w:r>
          </w:p>
        </w:tc>
        <w:tc>
          <w:tcPr>
            <w:tcW w:w="1929" w:type="dxa"/>
            <w:tcBorders>
              <w:top w:val="single" w:sz="4" w:space="0" w:color="auto"/>
              <w:left w:val="nil"/>
              <w:bottom w:val="single" w:sz="4" w:space="0" w:color="auto"/>
              <w:right w:val="single" w:sz="4" w:space="0" w:color="auto"/>
            </w:tcBorders>
          </w:tcPr>
          <w:p w14:paraId="61DA07BC" w14:textId="6334C0A7" w:rsidR="00892B49" w:rsidRDefault="00892B49" w:rsidP="00892B49">
            <w:pPr>
              <w:jc w:val="center"/>
              <w:rPr>
                <w:color w:val="000000"/>
                <w:sz w:val="20"/>
                <w:szCs w:val="20"/>
                <w:lang w:val="es-CL" w:eastAsia="es-CL"/>
              </w:rPr>
            </w:pPr>
            <w:r w:rsidRPr="00991DF6">
              <w:rPr>
                <w:color w:val="000000"/>
                <w:sz w:val="20"/>
                <w:szCs w:val="20"/>
                <w:lang w:val="es-CL" w:eastAsia="es-CL"/>
              </w:rPr>
              <w:t>FUNCIONAL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67ADEA" w14:textId="77777777" w:rsidR="00892B49" w:rsidRDefault="00892B49" w:rsidP="00892B49">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18878BBA" w14:textId="77777777" w:rsidR="00892B49" w:rsidRDefault="00892B49" w:rsidP="00892B49">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23082E5F" w14:textId="77777777" w:rsidR="00892B49" w:rsidRDefault="00892B49" w:rsidP="00892B49">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0BE7B726" w14:textId="77777777" w:rsidR="00892B49" w:rsidRDefault="00892B49" w:rsidP="00892B49">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5369EEF7" w14:textId="77777777" w:rsidR="00892B49" w:rsidRDefault="00892B49" w:rsidP="00892B49">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2201627B" w14:textId="77777777" w:rsidR="00892B49" w:rsidRDefault="00892B49" w:rsidP="00892B49">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2A2BDFFA" w14:textId="77777777" w:rsidR="00892B49" w:rsidRDefault="00892B49" w:rsidP="00892B49">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703C44BF" w14:textId="77777777" w:rsidR="00892B49" w:rsidRDefault="00892B49" w:rsidP="00892B49">
            <w:pPr>
              <w:jc w:val="center"/>
              <w:rPr>
                <w:color w:val="000000"/>
                <w:sz w:val="20"/>
                <w:szCs w:val="20"/>
                <w:lang w:val="es-CL" w:eastAsia="es-CL"/>
              </w:rPr>
            </w:pPr>
          </w:p>
        </w:tc>
      </w:tr>
      <w:tr w:rsidR="003409E4" w:rsidRPr="009140B4" w14:paraId="7E09E7AE"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7E50B165" w14:textId="3ADE14B6" w:rsidR="003409E4" w:rsidRDefault="003409E4" w:rsidP="003409E4">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REN</w:t>
            </w:r>
            <w:r w:rsidRPr="00AE28C2">
              <w:rPr>
                <w:color w:val="000000"/>
                <w:sz w:val="20"/>
                <w:szCs w:val="20"/>
                <w:lang w:val="es-CL" w:eastAsia="es-CL"/>
              </w:rPr>
              <w:t>-001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78B26D6B" w14:textId="12CA198A" w:rsidR="003409E4" w:rsidRDefault="000812AA" w:rsidP="003409E4">
            <w:pPr>
              <w:jc w:val="center"/>
              <w:rPr>
                <w:color w:val="000000"/>
                <w:sz w:val="20"/>
                <w:szCs w:val="20"/>
                <w:lang w:val="es-CL" w:eastAsia="es-CL"/>
              </w:rPr>
            </w:pPr>
            <w:r>
              <w:rPr>
                <w:color w:val="000000"/>
                <w:sz w:val="20"/>
                <w:szCs w:val="20"/>
                <w:lang w:val="es-CL" w:eastAsia="es-CL"/>
              </w:rPr>
              <w:t>REQ-SIM-007</w:t>
            </w:r>
          </w:p>
        </w:tc>
        <w:tc>
          <w:tcPr>
            <w:tcW w:w="1929" w:type="dxa"/>
            <w:tcBorders>
              <w:top w:val="single" w:sz="4" w:space="0" w:color="auto"/>
              <w:left w:val="nil"/>
              <w:bottom w:val="single" w:sz="4" w:space="0" w:color="auto"/>
              <w:right w:val="single" w:sz="4" w:space="0" w:color="auto"/>
            </w:tcBorders>
            <w:vAlign w:val="center"/>
          </w:tcPr>
          <w:p w14:paraId="701C9A47" w14:textId="0C5EF474" w:rsidR="003409E4" w:rsidRDefault="00892B49" w:rsidP="003409E4">
            <w:pPr>
              <w:jc w:val="center"/>
              <w:rPr>
                <w:color w:val="000000"/>
                <w:sz w:val="20"/>
                <w:szCs w:val="20"/>
                <w:lang w:val="es-CL" w:eastAsia="es-CL"/>
              </w:rPr>
            </w:pPr>
            <w:r>
              <w:rPr>
                <w:color w:val="000000"/>
                <w:sz w:val="20"/>
                <w:szCs w:val="20"/>
                <w:lang w:val="es-CL" w:eastAsia="es-CL"/>
              </w:rPr>
              <w:t>RENDIMIENTO</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57921A" w14:textId="77777777" w:rsidR="003409E4" w:rsidRDefault="003409E4" w:rsidP="003409E4">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7E8CB01B" w14:textId="77777777" w:rsidR="003409E4" w:rsidRDefault="003409E4" w:rsidP="003409E4">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764CF2A4" w14:textId="77777777" w:rsidR="003409E4" w:rsidRDefault="003409E4" w:rsidP="003409E4">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01058115" w14:textId="77777777" w:rsidR="003409E4" w:rsidRDefault="003409E4" w:rsidP="003409E4">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4B35ADB6" w14:textId="77777777" w:rsidR="003409E4" w:rsidRDefault="003409E4" w:rsidP="003409E4">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655609F7" w14:textId="77777777" w:rsidR="003409E4" w:rsidRDefault="003409E4" w:rsidP="003409E4">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30C92EC9" w14:textId="77777777" w:rsidR="003409E4" w:rsidRDefault="003409E4" w:rsidP="003409E4">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311497A2" w14:textId="77777777" w:rsidR="003409E4" w:rsidRDefault="003409E4" w:rsidP="003409E4">
            <w:pPr>
              <w:jc w:val="center"/>
              <w:rPr>
                <w:color w:val="000000"/>
                <w:sz w:val="20"/>
                <w:szCs w:val="20"/>
                <w:lang w:val="es-CL" w:eastAsia="es-CL"/>
              </w:rPr>
            </w:pPr>
          </w:p>
        </w:tc>
      </w:tr>
      <w:tr w:rsidR="003409E4" w:rsidRPr="009140B4" w14:paraId="0C3382D7"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5D0A0980" w14:textId="1AD853EB" w:rsidR="003409E4" w:rsidRDefault="003409E4" w:rsidP="003409E4">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INT</w:t>
            </w:r>
            <w:r w:rsidRPr="00AE28C2">
              <w:rPr>
                <w:color w:val="000000"/>
                <w:sz w:val="20"/>
                <w:szCs w:val="20"/>
                <w:lang w:val="es-CL" w:eastAsia="es-CL"/>
              </w:rPr>
              <w:t>-001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651B671D" w14:textId="42B458A8" w:rsidR="003409E4" w:rsidRDefault="000812AA" w:rsidP="003409E4">
            <w:pPr>
              <w:jc w:val="center"/>
              <w:rPr>
                <w:color w:val="000000"/>
                <w:sz w:val="20"/>
                <w:szCs w:val="20"/>
                <w:lang w:val="es-CL" w:eastAsia="es-CL"/>
              </w:rPr>
            </w:pPr>
            <w:r>
              <w:rPr>
                <w:color w:val="000000"/>
                <w:sz w:val="20"/>
                <w:szCs w:val="20"/>
                <w:lang w:val="es-CL" w:eastAsia="es-CL"/>
              </w:rPr>
              <w:t>REQ-SIM-011</w:t>
            </w:r>
          </w:p>
        </w:tc>
        <w:tc>
          <w:tcPr>
            <w:tcW w:w="1929" w:type="dxa"/>
            <w:tcBorders>
              <w:top w:val="single" w:sz="4" w:space="0" w:color="auto"/>
              <w:left w:val="nil"/>
              <w:bottom w:val="single" w:sz="4" w:space="0" w:color="auto"/>
              <w:right w:val="single" w:sz="4" w:space="0" w:color="auto"/>
            </w:tcBorders>
            <w:vAlign w:val="center"/>
          </w:tcPr>
          <w:p w14:paraId="674FA7CA" w14:textId="7B7A062E" w:rsidR="003409E4" w:rsidRDefault="00892B49" w:rsidP="003409E4">
            <w:pPr>
              <w:jc w:val="center"/>
              <w:rPr>
                <w:color w:val="000000"/>
                <w:sz w:val="20"/>
                <w:szCs w:val="20"/>
                <w:lang w:val="es-CL" w:eastAsia="es-CL"/>
              </w:rPr>
            </w:pPr>
            <w:r>
              <w:rPr>
                <w:color w:val="000000"/>
                <w:sz w:val="20"/>
                <w:szCs w:val="20"/>
                <w:lang w:val="es-CL" w:eastAsia="es-CL"/>
              </w:rPr>
              <w:t>INTERFASE</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E4CB91" w14:textId="77777777" w:rsidR="003409E4" w:rsidRDefault="003409E4" w:rsidP="003409E4">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65627C0D" w14:textId="77777777" w:rsidR="003409E4" w:rsidRDefault="003409E4" w:rsidP="003409E4">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0E3DDAAA" w14:textId="77777777" w:rsidR="003409E4" w:rsidRDefault="003409E4" w:rsidP="003409E4">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75FA5A5C" w14:textId="77777777" w:rsidR="003409E4" w:rsidRDefault="003409E4" w:rsidP="003409E4">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20697AE1" w14:textId="77777777" w:rsidR="003409E4" w:rsidRDefault="003409E4" w:rsidP="003409E4">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099BBC2B" w14:textId="77777777" w:rsidR="003409E4" w:rsidRDefault="003409E4" w:rsidP="003409E4">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368E7A77" w14:textId="77777777" w:rsidR="003409E4" w:rsidRDefault="003409E4" w:rsidP="003409E4">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12FCED97" w14:textId="77777777" w:rsidR="003409E4" w:rsidRDefault="003409E4" w:rsidP="003409E4">
            <w:pPr>
              <w:jc w:val="center"/>
              <w:rPr>
                <w:color w:val="000000"/>
                <w:sz w:val="20"/>
                <w:szCs w:val="20"/>
                <w:lang w:val="es-CL" w:eastAsia="es-CL"/>
              </w:rPr>
            </w:pPr>
          </w:p>
        </w:tc>
      </w:tr>
      <w:tr w:rsidR="00647AEE" w:rsidRPr="009140B4" w14:paraId="3D04A8BF"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2F2F2270" w14:textId="34423256" w:rsidR="00647AEE" w:rsidRDefault="00647AEE" w:rsidP="00647AEE">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INT</w:t>
            </w:r>
            <w:r w:rsidRPr="00AE28C2">
              <w:rPr>
                <w:color w:val="000000"/>
                <w:sz w:val="20"/>
                <w:szCs w:val="20"/>
                <w:lang w:val="es-CL" w:eastAsia="es-CL"/>
              </w:rPr>
              <w:t>-00</w:t>
            </w:r>
            <w:r>
              <w:rPr>
                <w:color w:val="000000"/>
                <w:sz w:val="20"/>
                <w:szCs w:val="20"/>
                <w:lang w:val="es-CL" w:eastAsia="es-CL"/>
              </w:rPr>
              <w:t>2</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3E48DC3C" w14:textId="51E98E68" w:rsidR="00647AEE" w:rsidRDefault="00647AEE" w:rsidP="00647AEE">
            <w:pPr>
              <w:jc w:val="center"/>
              <w:rPr>
                <w:color w:val="000000"/>
                <w:sz w:val="20"/>
                <w:szCs w:val="20"/>
                <w:lang w:val="es-CL" w:eastAsia="es-CL"/>
              </w:rPr>
            </w:pPr>
            <w:r>
              <w:rPr>
                <w:color w:val="000000"/>
                <w:sz w:val="20"/>
                <w:szCs w:val="20"/>
                <w:lang w:val="es-CL" w:eastAsia="es-CL"/>
              </w:rPr>
              <w:t>REQ-SIM-011</w:t>
            </w:r>
          </w:p>
        </w:tc>
        <w:tc>
          <w:tcPr>
            <w:tcW w:w="1929" w:type="dxa"/>
            <w:tcBorders>
              <w:top w:val="single" w:sz="4" w:space="0" w:color="auto"/>
              <w:left w:val="nil"/>
              <w:bottom w:val="single" w:sz="4" w:space="0" w:color="auto"/>
              <w:right w:val="single" w:sz="4" w:space="0" w:color="auto"/>
            </w:tcBorders>
          </w:tcPr>
          <w:p w14:paraId="0C35B075" w14:textId="59C41762" w:rsidR="00647AEE" w:rsidRDefault="00647AEE" w:rsidP="00647AEE">
            <w:pPr>
              <w:jc w:val="center"/>
              <w:rPr>
                <w:color w:val="000000"/>
                <w:sz w:val="20"/>
                <w:szCs w:val="20"/>
                <w:lang w:val="es-CL" w:eastAsia="es-CL"/>
              </w:rPr>
            </w:pPr>
            <w:r w:rsidRPr="00360946">
              <w:rPr>
                <w:color w:val="000000"/>
                <w:sz w:val="20"/>
                <w:szCs w:val="20"/>
                <w:lang w:val="es-CL" w:eastAsia="es-CL"/>
              </w:rPr>
              <w:t>INTERFASE</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BF3700"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7CAD9AD7"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2B1A31E1"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26F85464"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1FCA3707"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2BADD1F3"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465C18EA"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5634A757" w14:textId="77777777" w:rsidR="00647AEE" w:rsidRDefault="00647AEE" w:rsidP="00647AEE">
            <w:pPr>
              <w:jc w:val="center"/>
              <w:rPr>
                <w:color w:val="000000"/>
                <w:sz w:val="20"/>
                <w:szCs w:val="20"/>
                <w:lang w:val="es-CL" w:eastAsia="es-CL"/>
              </w:rPr>
            </w:pPr>
          </w:p>
        </w:tc>
      </w:tr>
      <w:tr w:rsidR="00647AEE" w:rsidRPr="009140B4" w14:paraId="32A0607D"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48989781" w14:textId="775E1CEC" w:rsidR="00647AEE" w:rsidRPr="00AE28C2" w:rsidRDefault="00647AEE" w:rsidP="00647AEE">
            <w:pPr>
              <w:jc w:val="center"/>
              <w:rPr>
                <w:color w:val="000000"/>
                <w:sz w:val="20"/>
                <w:szCs w:val="20"/>
                <w:lang w:val="es-CL" w:eastAsia="es-CL"/>
              </w:rPr>
            </w:pPr>
            <w:r w:rsidRPr="00BF0B1C">
              <w:rPr>
                <w:color w:val="000000"/>
                <w:sz w:val="20"/>
                <w:szCs w:val="20"/>
                <w:lang w:val="es-CL" w:eastAsia="es-CL"/>
              </w:rPr>
              <w:t>REQ-SW-FUN-INT-00</w:t>
            </w:r>
            <w:r>
              <w:rPr>
                <w:color w:val="000000"/>
                <w:sz w:val="20"/>
                <w:szCs w:val="20"/>
                <w:lang w:val="es-CL" w:eastAsia="es-CL"/>
              </w:rPr>
              <w:t>3</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20F8F9B5" w14:textId="08091223" w:rsidR="00647AEE" w:rsidRDefault="00647AEE" w:rsidP="00647AEE">
            <w:pPr>
              <w:jc w:val="center"/>
              <w:rPr>
                <w:color w:val="000000"/>
                <w:sz w:val="20"/>
                <w:szCs w:val="20"/>
                <w:lang w:val="es-CL" w:eastAsia="es-CL"/>
              </w:rPr>
            </w:pPr>
            <w:r>
              <w:rPr>
                <w:color w:val="000000"/>
                <w:sz w:val="20"/>
                <w:szCs w:val="20"/>
                <w:lang w:val="es-CL" w:eastAsia="es-CL"/>
              </w:rPr>
              <w:t>REQ-SIM-011</w:t>
            </w:r>
          </w:p>
        </w:tc>
        <w:tc>
          <w:tcPr>
            <w:tcW w:w="1929" w:type="dxa"/>
            <w:tcBorders>
              <w:top w:val="single" w:sz="4" w:space="0" w:color="auto"/>
              <w:left w:val="nil"/>
              <w:bottom w:val="single" w:sz="4" w:space="0" w:color="auto"/>
              <w:right w:val="single" w:sz="4" w:space="0" w:color="auto"/>
            </w:tcBorders>
          </w:tcPr>
          <w:p w14:paraId="0A905BA4" w14:textId="52C1F6A6" w:rsidR="00647AEE" w:rsidRDefault="00647AEE" w:rsidP="00647AEE">
            <w:pPr>
              <w:jc w:val="center"/>
              <w:rPr>
                <w:color w:val="000000"/>
                <w:sz w:val="20"/>
                <w:szCs w:val="20"/>
                <w:lang w:val="es-CL" w:eastAsia="es-CL"/>
              </w:rPr>
            </w:pPr>
            <w:r w:rsidRPr="00360946">
              <w:rPr>
                <w:color w:val="000000"/>
                <w:sz w:val="20"/>
                <w:szCs w:val="20"/>
                <w:lang w:val="es-CL" w:eastAsia="es-CL"/>
              </w:rPr>
              <w:t>INTERFASE</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184F9C"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42B2F3E1"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6642E144"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2EC8E870"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6C89D864"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7F3F6E02"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3F6C4254"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3739773E" w14:textId="77777777" w:rsidR="00647AEE" w:rsidRDefault="00647AEE" w:rsidP="00647AEE">
            <w:pPr>
              <w:jc w:val="center"/>
              <w:rPr>
                <w:color w:val="000000"/>
                <w:sz w:val="20"/>
                <w:szCs w:val="20"/>
                <w:lang w:val="es-CL" w:eastAsia="es-CL"/>
              </w:rPr>
            </w:pPr>
          </w:p>
        </w:tc>
      </w:tr>
      <w:tr w:rsidR="00647AEE" w:rsidRPr="009140B4" w14:paraId="215CD261"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6A54A694" w14:textId="3EF00714" w:rsidR="00647AEE" w:rsidRPr="00AE28C2" w:rsidRDefault="00647AEE" w:rsidP="00647AEE">
            <w:pPr>
              <w:jc w:val="center"/>
              <w:rPr>
                <w:color w:val="000000"/>
                <w:sz w:val="20"/>
                <w:szCs w:val="20"/>
                <w:lang w:val="es-CL" w:eastAsia="es-CL"/>
              </w:rPr>
            </w:pPr>
            <w:r w:rsidRPr="00BF0B1C">
              <w:rPr>
                <w:color w:val="000000"/>
                <w:sz w:val="20"/>
                <w:szCs w:val="20"/>
                <w:lang w:val="es-CL" w:eastAsia="es-CL"/>
              </w:rPr>
              <w:t>REQ-SW-FUN-INT-00</w:t>
            </w:r>
            <w:r>
              <w:rPr>
                <w:color w:val="000000"/>
                <w:sz w:val="20"/>
                <w:szCs w:val="20"/>
                <w:lang w:val="es-CL" w:eastAsia="es-CL"/>
              </w:rPr>
              <w:t>4</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4C8765DD" w14:textId="5F0980D6" w:rsidR="00647AEE" w:rsidRDefault="00647AEE" w:rsidP="00647AEE">
            <w:pPr>
              <w:jc w:val="center"/>
              <w:rPr>
                <w:color w:val="000000"/>
                <w:sz w:val="20"/>
                <w:szCs w:val="20"/>
                <w:lang w:val="es-CL" w:eastAsia="es-CL"/>
              </w:rPr>
            </w:pPr>
            <w:r>
              <w:rPr>
                <w:color w:val="000000"/>
                <w:sz w:val="20"/>
                <w:szCs w:val="20"/>
                <w:lang w:val="es-CL" w:eastAsia="es-CL"/>
              </w:rPr>
              <w:t>REQ-SIM-011</w:t>
            </w:r>
          </w:p>
        </w:tc>
        <w:tc>
          <w:tcPr>
            <w:tcW w:w="1929" w:type="dxa"/>
            <w:tcBorders>
              <w:top w:val="single" w:sz="4" w:space="0" w:color="auto"/>
              <w:left w:val="nil"/>
              <w:bottom w:val="single" w:sz="4" w:space="0" w:color="auto"/>
              <w:right w:val="single" w:sz="4" w:space="0" w:color="auto"/>
            </w:tcBorders>
          </w:tcPr>
          <w:p w14:paraId="015BB0EC" w14:textId="7620154B" w:rsidR="00647AEE" w:rsidRDefault="00647AEE" w:rsidP="00647AEE">
            <w:pPr>
              <w:jc w:val="center"/>
              <w:rPr>
                <w:color w:val="000000"/>
                <w:sz w:val="20"/>
                <w:szCs w:val="20"/>
                <w:lang w:val="es-CL" w:eastAsia="es-CL"/>
              </w:rPr>
            </w:pPr>
            <w:r w:rsidRPr="00360946">
              <w:rPr>
                <w:color w:val="000000"/>
                <w:sz w:val="20"/>
                <w:szCs w:val="20"/>
                <w:lang w:val="es-CL" w:eastAsia="es-CL"/>
              </w:rPr>
              <w:t>INTERFASE</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9EF4D9"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2E23FBA1"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357929C7"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04448C6A"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54CB7F2C"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1DDA8B76"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6424E47D"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765E7935" w14:textId="77777777" w:rsidR="00647AEE" w:rsidRDefault="00647AEE" w:rsidP="00647AEE">
            <w:pPr>
              <w:jc w:val="center"/>
              <w:rPr>
                <w:color w:val="000000"/>
                <w:sz w:val="20"/>
                <w:szCs w:val="20"/>
                <w:lang w:val="es-CL" w:eastAsia="es-CL"/>
              </w:rPr>
            </w:pPr>
          </w:p>
        </w:tc>
      </w:tr>
      <w:tr w:rsidR="00647AEE" w:rsidRPr="009140B4" w14:paraId="36F2CA93"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63483E8E" w14:textId="224D359F" w:rsidR="00647AEE" w:rsidRPr="00AE28C2" w:rsidRDefault="00647AEE" w:rsidP="00647AEE">
            <w:pPr>
              <w:jc w:val="center"/>
              <w:rPr>
                <w:color w:val="000000"/>
                <w:sz w:val="20"/>
                <w:szCs w:val="20"/>
                <w:lang w:val="es-CL" w:eastAsia="es-CL"/>
              </w:rPr>
            </w:pPr>
            <w:r w:rsidRPr="00BF0B1C">
              <w:rPr>
                <w:color w:val="000000"/>
                <w:sz w:val="20"/>
                <w:szCs w:val="20"/>
                <w:lang w:val="es-CL" w:eastAsia="es-CL"/>
              </w:rPr>
              <w:t>REQ-SW-FUN-INT-00</w:t>
            </w:r>
            <w:r>
              <w:rPr>
                <w:color w:val="000000"/>
                <w:sz w:val="20"/>
                <w:szCs w:val="20"/>
                <w:lang w:val="es-CL" w:eastAsia="es-CL"/>
              </w:rPr>
              <w:t>5</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6594C625" w14:textId="0AA06D75" w:rsidR="00647AEE" w:rsidRDefault="00647AEE" w:rsidP="00647AEE">
            <w:pPr>
              <w:jc w:val="center"/>
              <w:rPr>
                <w:color w:val="000000"/>
                <w:sz w:val="20"/>
                <w:szCs w:val="20"/>
                <w:lang w:val="es-CL" w:eastAsia="es-CL"/>
              </w:rPr>
            </w:pPr>
            <w:r>
              <w:rPr>
                <w:color w:val="000000"/>
                <w:sz w:val="20"/>
                <w:szCs w:val="20"/>
                <w:lang w:val="es-CL" w:eastAsia="es-CL"/>
              </w:rPr>
              <w:t>REQ-SIM-011</w:t>
            </w:r>
          </w:p>
        </w:tc>
        <w:tc>
          <w:tcPr>
            <w:tcW w:w="1929" w:type="dxa"/>
            <w:tcBorders>
              <w:top w:val="single" w:sz="4" w:space="0" w:color="auto"/>
              <w:left w:val="nil"/>
              <w:bottom w:val="single" w:sz="4" w:space="0" w:color="auto"/>
              <w:right w:val="single" w:sz="4" w:space="0" w:color="auto"/>
            </w:tcBorders>
          </w:tcPr>
          <w:p w14:paraId="17825D40" w14:textId="47DDDA07" w:rsidR="00647AEE" w:rsidRDefault="00647AEE" w:rsidP="00647AEE">
            <w:pPr>
              <w:jc w:val="center"/>
              <w:rPr>
                <w:color w:val="000000"/>
                <w:sz w:val="20"/>
                <w:szCs w:val="20"/>
                <w:lang w:val="es-CL" w:eastAsia="es-CL"/>
              </w:rPr>
            </w:pPr>
            <w:r w:rsidRPr="00360946">
              <w:rPr>
                <w:color w:val="000000"/>
                <w:sz w:val="20"/>
                <w:szCs w:val="20"/>
                <w:lang w:val="es-CL" w:eastAsia="es-CL"/>
              </w:rPr>
              <w:t>INTERFASE</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4011A0"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7F11BDD"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57C6C720"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7FD1E84B"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32C98500"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78001F4C"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37BD9FB2"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00A43786" w14:textId="77777777" w:rsidR="00647AEE" w:rsidRDefault="00647AEE" w:rsidP="00647AEE">
            <w:pPr>
              <w:jc w:val="center"/>
              <w:rPr>
                <w:color w:val="000000"/>
                <w:sz w:val="20"/>
                <w:szCs w:val="20"/>
                <w:lang w:val="es-CL" w:eastAsia="es-CL"/>
              </w:rPr>
            </w:pPr>
          </w:p>
        </w:tc>
      </w:tr>
      <w:tr w:rsidR="00647AEE" w:rsidRPr="009140B4" w14:paraId="59F8385B"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5A604F98" w14:textId="169DBA96" w:rsidR="00647AEE" w:rsidRPr="00AE28C2" w:rsidRDefault="00647AEE" w:rsidP="00647AEE">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OPE</w:t>
            </w:r>
            <w:r w:rsidRPr="00AE28C2">
              <w:rPr>
                <w:color w:val="000000"/>
                <w:sz w:val="20"/>
                <w:szCs w:val="20"/>
                <w:lang w:val="es-CL" w:eastAsia="es-CL"/>
              </w:rPr>
              <w:t>-00</w:t>
            </w:r>
            <w:r>
              <w:rPr>
                <w:color w:val="000000"/>
                <w:sz w:val="20"/>
                <w:szCs w:val="20"/>
                <w:lang w:val="es-CL" w:eastAsia="es-CL"/>
              </w:rPr>
              <w:t>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3BDA5FD2" w14:textId="1D44E9EE" w:rsidR="00647AEE" w:rsidRDefault="00647AEE" w:rsidP="00647AEE">
            <w:pPr>
              <w:jc w:val="center"/>
              <w:rPr>
                <w:color w:val="000000"/>
                <w:sz w:val="20"/>
                <w:szCs w:val="20"/>
                <w:lang w:val="es-CL" w:eastAsia="es-CL"/>
              </w:rPr>
            </w:pPr>
            <w:r>
              <w:rPr>
                <w:color w:val="000000"/>
                <w:sz w:val="20"/>
                <w:szCs w:val="20"/>
                <w:lang w:val="es-CL" w:eastAsia="es-CL"/>
              </w:rPr>
              <w:t>REQ-SIM-013</w:t>
            </w:r>
          </w:p>
        </w:tc>
        <w:tc>
          <w:tcPr>
            <w:tcW w:w="1929" w:type="dxa"/>
            <w:tcBorders>
              <w:top w:val="single" w:sz="4" w:space="0" w:color="auto"/>
              <w:left w:val="nil"/>
              <w:bottom w:val="single" w:sz="4" w:space="0" w:color="auto"/>
              <w:right w:val="single" w:sz="4" w:space="0" w:color="auto"/>
            </w:tcBorders>
            <w:vAlign w:val="center"/>
          </w:tcPr>
          <w:p w14:paraId="439AE0D1" w14:textId="4854A642" w:rsidR="00647AEE" w:rsidRDefault="00647AEE" w:rsidP="00647AEE">
            <w:pPr>
              <w:jc w:val="center"/>
              <w:rPr>
                <w:color w:val="000000"/>
                <w:sz w:val="20"/>
                <w:szCs w:val="20"/>
                <w:lang w:val="es-CL" w:eastAsia="es-CL"/>
              </w:rPr>
            </w:pPr>
            <w:r>
              <w:rPr>
                <w:color w:val="000000"/>
                <w:sz w:val="20"/>
                <w:szCs w:val="20"/>
                <w:lang w:val="es-CL" w:eastAsia="es-CL"/>
              </w:rPr>
              <w:t>OPERACIONAL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AF907D"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1546C7BB"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57690CE0"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741FD333"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03F645F7"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19E6C0B7"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447BF7DC"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62E0826B" w14:textId="77777777" w:rsidR="00647AEE" w:rsidRDefault="00647AEE" w:rsidP="00647AEE">
            <w:pPr>
              <w:jc w:val="center"/>
              <w:rPr>
                <w:color w:val="000000"/>
                <w:sz w:val="20"/>
                <w:szCs w:val="20"/>
                <w:lang w:val="es-CL" w:eastAsia="es-CL"/>
              </w:rPr>
            </w:pPr>
          </w:p>
        </w:tc>
      </w:tr>
      <w:tr w:rsidR="00647AEE" w:rsidRPr="009140B4" w14:paraId="00865787"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468FC6DA" w14:textId="6AB4C74A" w:rsidR="00647AEE" w:rsidRPr="00AE28C2" w:rsidRDefault="00647AEE" w:rsidP="00647AEE">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OPE</w:t>
            </w:r>
            <w:r w:rsidRPr="00AE28C2">
              <w:rPr>
                <w:color w:val="000000"/>
                <w:sz w:val="20"/>
                <w:szCs w:val="20"/>
                <w:lang w:val="es-CL" w:eastAsia="es-CL"/>
              </w:rPr>
              <w:t>-00</w:t>
            </w:r>
            <w:r>
              <w:rPr>
                <w:color w:val="000000"/>
                <w:sz w:val="20"/>
                <w:szCs w:val="20"/>
                <w:lang w:val="es-CL" w:eastAsia="es-CL"/>
              </w:rPr>
              <w:t>2</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14CC7F2D" w14:textId="6F818129" w:rsidR="00647AEE" w:rsidRDefault="00647AEE" w:rsidP="00647AEE">
            <w:pPr>
              <w:jc w:val="center"/>
              <w:rPr>
                <w:color w:val="000000"/>
                <w:sz w:val="20"/>
                <w:szCs w:val="20"/>
                <w:lang w:val="es-CL" w:eastAsia="es-CL"/>
              </w:rPr>
            </w:pPr>
            <w:r>
              <w:rPr>
                <w:color w:val="000000"/>
                <w:sz w:val="20"/>
                <w:szCs w:val="20"/>
                <w:lang w:val="es-CL" w:eastAsia="es-CL"/>
              </w:rPr>
              <w:t>REQ-SIM-015</w:t>
            </w:r>
          </w:p>
        </w:tc>
        <w:tc>
          <w:tcPr>
            <w:tcW w:w="1929" w:type="dxa"/>
            <w:tcBorders>
              <w:top w:val="single" w:sz="4" w:space="0" w:color="auto"/>
              <w:left w:val="nil"/>
              <w:bottom w:val="single" w:sz="4" w:space="0" w:color="auto"/>
              <w:right w:val="single" w:sz="4" w:space="0" w:color="auto"/>
            </w:tcBorders>
            <w:vAlign w:val="center"/>
          </w:tcPr>
          <w:p w14:paraId="04379CFF" w14:textId="50FD4B0D" w:rsidR="00647AEE" w:rsidRDefault="00647AEE" w:rsidP="00647AEE">
            <w:pPr>
              <w:jc w:val="center"/>
              <w:rPr>
                <w:color w:val="000000"/>
                <w:sz w:val="20"/>
                <w:szCs w:val="20"/>
                <w:lang w:val="es-CL" w:eastAsia="es-CL"/>
              </w:rPr>
            </w:pPr>
            <w:r>
              <w:rPr>
                <w:color w:val="000000"/>
                <w:sz w:val="20"/>
                <w:szCs w:val="20"/>
                <w:lang w:val="es-CL" w:eastAsia="es-CL"/>
              </w:rPr>
              <w:t>OPERACIONAL</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8E863A"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4AC043A0"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CEF21D3"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0CF1672F"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24102D26"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1BA0D1B0"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03992056"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247A3D17" w14:textId="77777777" w:rsidR="00647AEE" w:rsidRDefault="00647AEE" w:rsidP="00647AEE">
            <w:pPr>
              <w:jc w:val="center"/>
              <w:rPr>
                <w:color w:val="000000"/>
                <w:sz w:val="20"/>
                <w:szCs w:val="20"/>
                <w:lang w:val="es-CL" w:eastAsia="es-CL"/>
              </w:rPr>
            </w:pPr>
          </w:p>
        </w:tc>
      </w:tr>
      <w:tr w:rsidR="00647AEE" w:rsidRPr="009140B4" w14:paraId="38788D28"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6411C6E4" w14:textId="7CB8BBD4" w:rsidR="00647AEE" w:rsidRPr="00AE28C2" w:rsidRDefault="00647AEE" w:rsidP="00647AEE">
            <w:pPr>
              <w:jc w:val="center"/>
              <w:rPr>
                <w:color w:val="000000"/>
                <w:sz w:val="20"/>
                <w:szCs w:val="20"/>
                <w:lang w:val="es-CL" w:eastAsia="es-CL"/>
              </w:rPr>
            </w:pPr>
            <w:r w:rsidRPr="00AE28C2">
              <w:rPr>
                <w:color w:val="000000"/>
                <w:sz w:val="20"/>
                <w:szCs w:val="20"/>
                <w:lang w:val="es-CL" w:eastAsia="es-CL"/>
              </w:rPr>
              <w:lastRenderedPageBreak/>
              <w:t>REQ-SW-FUN-</w:t>
            </w:r>
            <w:r>
              <w:rPr>
                <w:color w:val="000000"/>
                <w:sz w:val="20"/>
                <w:szCs w:val="20"/>
                <w:lang w:val="es-CL" w:eastAsia="es-CL"/>
              </w:rPr>
              <w:t>DDD</w:t>
            </w:r>
            <w:r w:rsidRPr="00AE28C2">
              <w:rPr>
                <w:color w:val="000000"/>
                <w:sz w:val="20"/>
                <w:szCs w:val="20"/>
                <w:lang w:val="es-CL" w:eastAsia="es-CL"/>
              </w:rPr>
              <w:t>-00</w:t>
            </w:r>
            <w:r>
              <w:rPr>
                <w:color w:val="000000"/>
                <w:sz w:val="20"/>
                <w:szCs w:val="20"/>
                <w:lang w:val="es-CL" w:eastAsia="es-CL"/>
              </w:rPr>
              <w:t>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1907FF42" w14:textId="24D983EC" w:rsidR="00647AEE" w:rsidRDefault="00647AEE" w:rsidP="00647AEE">
            <w:pPr>
              <w:jc w:val="center"/>
              <w:rPr>
                <w:color w:val="000000"/>
                <w:sz w:val="20"/>
                <w:szCs w:val="20"/>
                <w:lang w:val="es-CL" w:eastAsia="es-CL"/>
              </w:rPr>
            </w:pPr>
            <w:r>
              <w:rPr>
                <w:color w:val="000000"/>
                <w:sz w:val="20"/>
                <w:szCs w:val="20"/>
                <w:lang w:val="es-CL" w:eastAsia="es-CL"/>
              </w:rPr>
              <w:t>REQ-SIM-002</w:t>
            </w:r>
          </w:p>
        </w:tc>
        <w:tc>
          <w:tcPr>
            <w:tcW w:w="1929" w:type="dxa"/>
            <w:tcBorders>
              <w:top w:val="single" w:sz="4" w:space="0" w:color="auto"/>
              <w:left w:val="nil"/>
              <w:bottom w:val="single" w:sz="4" w:space="0" w:color="auto"/>
              <w:right w:val="single" w:sz="4" w:space="0" w:color="auto"/>
            </w:tcBorders>
            <w:vAlign w:val="center"/>
          </w:tcPr>
          <w:p w14:paraId="62D84610" w14:textId="4D1B173D" w:rsidR="00647AEE" w:rsidRDefault="00647AEE" w:rsidP="00647AEE">
            <w:pPr>
              <w:jc w:val="center"/>
              <w:rPr>
                <w:color w:val="000000"/>
                <w:sz w:val="20"/>
                <w:szCs w:val="20"/>
                <w:lang w:val="es-CL" w:eastAsia="es-CL"/>
              </w:rPr>
            </w:pPr>
            <w:r>
              <w:rPr>
                <w:color w:val="000000"/>
                <w:sz w:val="20"/>
                <w:szCs w:val="20"/>
                <w:lang w:val="es-CL" w:eastAsia="es-CL"/>
              </w:rPr>
              <w:t>DISEÑO</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04D1C5"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39F03301"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4EE18F4B"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3E431998"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2F39C4E5"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56435583"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70347800"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27EC8A0B" w14:textId="77777777" w:rsidR="00647AEE" w:rsidRDefault="00647AEE" w:rsidP="00647AEE">
            <w:pPr>
              <w:jc w:val="center"/>
              <w:rPr>
                <w:color w:val="000000"/>
                <w:sz w:val="20"/>
                <w:szCs w:val="20"/>
                <w:lang w:val="es-CL" w:eastAsia="es-CL"/>
              </w:rPr>
            </w:pPr>
          </w:p>
        </w:tc>
      </w:tr>
      <w:tr w:rsidR="00647AEE" w:rsidRPr="009140B4" w14:paraId="30EEF9D6"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2284E09D" w14:textId="49F87B32" w:rsidR="00647AEE" w:rsidRPr="00AE28C2" w:rsidRDefault="00647AEE" w:rsidP="00647AEE">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VER</w:t>
            </w:r>
            <w:r w:rsidRPr="00AE28C2">
              <w:rPr>
                <w:color w:val="000000"/>
                <w:sz w:val="20"/>
                <w:szCs w:val="20"/>
                <w:lang w:val="es-CL" w:eastAsia="es-CL"/>
              </w:rPr>
              <w:t>-00</w:t>
            </w:r>
            <w:r>
              <w:rPr>
                <w:color w:val="000000"/>
                <w:sz w:val="20"/>
                <w:szCs w:val="20"/>
                <w:lang w:val="es-CL" w:eastAsia="es-CL"/>
              </w:rPr>
              <w:t>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5EA9B2C9" w14:textId="5796D8B9" w:rsidR="00647AEE" w:rsidRDefault="00647AEE" w:rsidP="00647AEE">
            <w:pPr>
              <w:jc w:val="center"/>
              <w:rPr>
                <w:color w:val="000000"/>
                <w:sz w:val="20"/>
                <w:szCs w:val="20"/>
                <w:lang w:val="es-CL" w:eastAsia="es-CL"/>
              </w:rPr>
            </w:pPr>
            <w:r>
              <w:rPr>
                <w:color w:val="000000"/>
                <w:sz w:val="20"/>
                <w:szCs w:val="20"/>
                <w:lang w:val="es-CL" w:eastAsia="es-CL"/>
              </w:rPr>
              <w:t>N/A</w:t>
            </w:r>
          </w:p>
        </w:tc>
        <w:tc>
          <w:tcPr>
            <w:tcW w:w="1929" w:type="dxa"/>
            <w:tcBorders>
              <w:top w:val="single" w:sz="4" w:space="0" w:color="auto"/>
              <w:left w:val="nil"/>
              <w:bottom w:val="single" w:sz="4" w:space="0" w:color="auto"/>
              <w:right w:val="single" w:sz="4" w:space="0" w:color="auto"/>
            </w:tcBorders>
            <w:vAlign w:val="center"/>
          </w:tcPr>
          <w:p w14:paraId="2F3CBB5D" w14:textId="19528AC3" w:rsidR="00647AEE" w:rsidRDefault="00647AEE" w:rsidP="00647AEE">
            <w:pPr>
              <w:jc w:val="center"/>
              <w:rPr>
                <w:color w:val="000000"/>
                <w:sz w:val="20"/>
                <w:szCs w:val="20"/>
                <w:lang w:val="es-CL" w:eastAsia="es-CL"/>
              </w:rPr>
            </w:pPr>
            <w:r>
              <w:rPr>
                <w:color w:val="000000"/>
                <w:sz w:val="20"/>
                <w:szCs w:val="20"/>
                <w:lang w:val="es-CL" w:eastAsia="es-CL"/>
              </w:rPr>
              <w:t>VERIFICACIÓN</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EC994E"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5AC219DB"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6366BC33"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774EE1F7"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283FC116"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30DF2250"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7B342F2D"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1C02C291" w14:textId="77777777" w:rsidR="00647AEE" w:rsidRDefault="00647AEE" w:rsidP="00647AEE">
            <w:pPr>
              <w:jc w:val="center"/>
              <w:rPr>
                <w:color w:val="000000"/>
                <w:sz w:val="20"/>
                <w:szCs w:val="20"/>
                <w:lang w:val="es-CL" w:eastAsia="es-CL"/>
              </w:rPr>
            </w:pPr>
          </w:p>
        </w:tc>
      </w:tr>
      <w:tr w:rsidR="00647AEE" w:rsidRPr="009140B4" w14:paraId="5C5844E0" w14:textId="77777777" w:rsidTr="00FB0FD0">
        <w:trPr>
          <w:trHeight w:val="280"/>
        </w:trPr>
        <w:tc>
          <w:tcPr>
            <w:tcW w:w="2441" w:type="dxa"/>
            <w:tcBorders>
              <w:top w:val="single" w:sz="4" w:space="0" w:color="auto"/>
              <w:left w:val="single" w:sz="4" w:space="0" w:color="auto"/>
              <w:bottom w:val="single" w:sz="4" w:space="0" w:color="auto"/>
              <w:right w:val="single" w:sz="4" w:space="0" w:color="auto"/>
            </w:tcBorders>
            <w:shd w:val="clear" w:color="auto" w:fill="auto"/>
            <w:noWrap/>
          </w:tcPr>
          <w:p w14:paraId="4F320EBB" w14:textId="4B9EC66E" w:rsidR="00647AEE" w:rsidRPr="00AE28C2" w:rsidRDefault="00647AEE" w:rsidP="00647AEE">
            <w:pPr>
              <w:jc w:val="center"/>
              <w:rPr>
                <w:color w:val="000000"/>
                <w:sz w:val="20"/>
                <w:szCs w:val="20"/>
                <w:lang w:val="es-CL" w:eastAsia="es-CL"/>
              </w:rPr>
            </w:pPr>
            <w:r w:rsidRPr="00AE28C2">
              <w:rPr>
                <w:color w:val="000000"/>
                <w:sz w:val="20"/>
                <w:szCs w:val="20"/>
                <w:lang w:val="es-CL" w:eastAsia="es-CL"/>
              </w:rPr>
              <w:t>REQ-SW-FUN-</w:t>
            </w:r>
            <w:r>
              <w:rPr>
                <w:color w:val="000000"/>
                <w:sz w:val="20"/>
                <w:szCs w:val="20"/>
                <w:lang w:val="es-CL" w:eastAsia="es-CL"/>
              </w:rPr>
              <w:t>DOC</w:t>
            </w:r>
            <w:r w:rsidRPr="00AE28C2">
              <w:rPr>
                <w:color w:val="000000"/>
                <w:sz w:val="20"/>
                <w:szCs w:val="20"/>
                <w:lang w:val="es-CL" w:eastAsia="es-CL"/>
              </w:rPr>
              <w:t>-00</w:t>
            </w:r>
            <w:r>
              <w:rPr>
                <w:color w:val="000000"/>
                <w:sz w:val="20"/>
                <w:szCs w:val="20"/>
                <w:lang w:val="es-CL" w:eastAsia="es-CL"/>
              </w:rPr>
              <w:t>1</w:t>
            </w:r>
          </w:p>
        </w:tc>
        <w:tc>
          <w:tcPr>
            <w:tcW w:w="1496" w:type="dxa"/>
            <w:tcBorders>
              <w:top w:val="single" w:sz="4" w:space="0" w:color="auto"/>
              <w:left w:val="nil"/>
              <w:bottom w:val="single" w:sz="4" w:space="0" w:color="auto"/>
              <w:right w:val="single" w:sz="4" w:space="0" w:color="auto"/>
            </w:tcBorders>
            <w:shd w:val="clear" w:color="auto" w:fill="auto"/>
            <w:noWrap/>
            <w:vAlign w:val="center"/>
          </w:tcPr>
          <w:p w14:paraId="4E6BEAAF" w14:textId="527E5E83" w:rsidR="00647AEE" w:rsidRDefault="00647AEE" w:rsidP="00647AEE">
            <w:pPr>
              <w:jc w:val="center"/>
              <w:rPr>
                <w:color w:val="000000"/>
                <w:sz w:val="20"/>
                <w:szCs w:val="20"/>
                <w:lang w:val="es-CL" w:eastAsia="es-CL"/>
              </w:rPr>
            </w:pPr>
            <w:r>
              <w:rPr>
                <w:color w:val="000000"/>
                <w:sz w:val="20"/>
                <w:szCs w:val="20"/>
                <w:lang w:val="es-CL" w:eastAsia="es-CL"/>
              </w:rPr>
              <w:t>N/A</w:t>
            </w:r>
          </w:p>
        </w:tc>
        <w:tc>
          <w:tcPr>
            <w:tcW w:w="1929" w:type="dxa"/>
            <w:tcBorders>
              <w:top w:val="single" w:sz="4" w:space="0" w:color="auto"/>
              <w:left w:val="nil"/>
              <w:bottom w:val="single" w:sz="4" w:space="0" w:color="auto"/>
              <w:right w:val="single" w:sz="4" w:space="0" w:color="auto"/>
            </w:tcBorders>
            <w:vAlign w:val="center"/>
          </w:tcPr>
          <w:p w14:paraId="1D1711BF" w14:textId="284B20AA" w:rsidR="00647AEE" w:rsidRDefault="00647AEE" w:rsidP="00647AEE">
            <w:pPr>
              <w:jc w:val="center"/>
              <w:rPr>
                <w:color w:val="000000"/>
                <w:sz w:val="20"/>
                <w:szCs w:val="20"/>
                <w:lang w:val="es-CL" w:eastAsia="es-CL"/>
              </w:rPr>
            </w:pPr>
            <w:r>
              <w:rPr>
                <w:color w:val="000000"/>
                <w:sz w:val="20"/>
                <w:szCs w:val="20"/>
                <w:lang w:val="es-CL" w:eastAsia="es-CL"/>
              </w:rPr>
              <w:t>DOCUMENTACIÓN</w:t>
            </w:r>
          </w:p>
        </w:tc>
        <w:tc>
          <w:tcPr>
            <w:tcW w:w="48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07B85" w14:textId="77777777" w:rsidR="00647AEE" w:rsidRDefault="00647AEE" w:rsidP="00647AEE">
            <w:pPr>
              <w:jc w:val="center"/>
              <w:rPr>
                <w:color w:val="000000"/>
                <w:sz w:val="20"/>
                <w:szCs w:val="20"/>
                <w:lang w:val="es-CL" w:eastAsia="es-CL"/>
              </w:rPr>
            </w:pPr>
          </w:p>
        </w:tc>
        <w:tc>
          <w:tcPr>
            <w:tcW w:w="1829" w:type="dxa"/>
            <w:tcBorders>
              <w:top w:val="single" w:sz="4" w:space="0" w:color="auto"/>
              <w:left w:val="nil"/>
              <w:bottom w:val="single" w:sz="4" w:space="0" w:color="auto"/>
              <w:right w:val="single" w:sz="4" w:space="0" w:color="auto"/>
            </w:tcBorders>
            <w:shd w:val="clear" w:color="auto" w:fill="auto"/>
            <w:noWrap/>
            <w:vAlign w:val="center"/>
          </w:tcPr>
          <w:p w14:paraId="285F5A76" w14:textId="77777777" w:rsidR="00647AEE" w:rsidRDefault="00647AEE" w:rsidP="00647AEE">
            <w:pPr>
              <w:jc w:val="center"/>
              <w:rPr>
                <w:color w:val="000000"/>
                <w:sz w:val="20"/>
                <w:szCs w:val="20"/>
                <w:lang w:val="es-CL" w:eastAsia="es-CL"/>
              </w:rPr>
            </w:pPr>
          </w:p>
        </w:tc>
        <w:tc>
          <w:tcPr>
            <w:tcW w:w="696" w:type="dxa"/>
            <w:tcBorders>
              <w:top w:val="single" w:sz="4" w:space="0" w:color="auto"/>
              <w:left w:val="nil"/>
              <w:bottom w:val="single" w:sz="4" w:space="0" w:color="auto"/>
              <w:right w:val="single" w:sz="4" w:space="0" w:color="auto"/>
            </w:tcBorders>
            <w:shd w:val="clear" w:color="auto" w:fill="auto"/>
            <w:noWrap/>
            <w:vAlign w:val="center"/>
          </w:tcPr>
          <w:p w14:paraId="6D1E1CBC" w14:textId="77777777" w:rsidR="00647AEE" w:rsidRDefault="00647AEE" w:rsidP="00647AEE">
            <w:pPr>
              <w:jc w:val="center"/>
              <w:rPr>
                <w:color w:val="000000"/>
                <w:sz w:val="20"/>
                <w:szCs w:val="20"/>
                <w:lang w:val="es-CL" w:eastAsia="es-CL"/>
              </w:rPr>
            </w:pPr>
          </w:p>
        </w:tc>
        <w:tc>
          <w:tcPr>
            <w:tcW w:w="1103" w:type="dxa"/>
            <w:tcBorders>
              <w:top w:val="single" w:sz="4" w:space="0" w:color="auto"/>
              <w:left w:val="nil"/>
              <w:bottom w:val="single" w:sz="4" w:space="0" w:color="auto"/>
              <w:right w:val="single" w:sz="4" w:space="0" w:color="auto"/>
            </w:tcBorders>
            <w:shd w:val="clear" w:color="auto" w:fill="auto"/>
            <w:noWrap/>
            <w:vAlign w:val="center"/>
          </w:tcPr>
          <w:p w14:paraId="37413728" w14:textId="77777777" w:rsidR="00647AEE" w:rsidRDefault="00647AEE" w:rsidP="00647AEE">
            <w:pPr>
              <w:jc w:val="center"/>
              <w:rPr>
                <w:color w:val="000000"/>
                <w:sz w:val="20"/>
                <w:szCs w:val="20"/>
                <w:lang w:val="es-CL" w:eastAsia="es-CL"/>
              </w:rPr>
            </w:pPr>
          </w:p>
        </w:tc>
        <w:tc>
          <w:tcPr>
            <w:tcW w:w="716" w:type="dxa"/>
            <w:tcBorders>
              <w:top w:val="single" w:sz="4" w:space="0" w:color="auto"/>
              <w:left w:val="nil"/>
              <w:bottom w:val="single" w:sz="4" w:space="0" w:color="auto"/>
              <w:right w:val="single" w:sz="4" w:space="0" w:color="auto"/>
            </w:tcBorders>
            <w:shd w:val="clear" w:color="auto" w:fill="auto"/>
            <w:noWrap/>
            <w:vAlign w:val="center"/>
          </w:tcPr>
          <w:p w14:paraId="5BEDD1DF" w14:textId="77777777" w:rsidR="00647AEE" w:rsidRDefault="00647AEE" w:rsidP="00647AEE">
            <w:pPr>
              <w:jc w:val="center"/>
              <w:rPr>
                <w:color w:val="000000"/>
                <w:sz w:val="20"/>
                <w:szCs w:val="20"/>
                <w:lang w:val="es-CL" w:eastAsia="es-CL"/>
              </w:rPr>
            </w:pPr>
          </w:p>
        </w:tc>
        <w:tc>
          <w:tcPr>
            <w:tcW w:w="1329" w:type="dxa"/>
            <w:tcBorders>
              <w:top w:val="single" w:sz="4" w:space="0" w:color="auto"/>
              <w:left w:val="nil"/>
              <w:bottom w:val="single" w:sz="4" w:space="0" w:color="auto"/>
              <w:right w:val="single" w:sz="4" w:space="0" w:color="auto"/>
            </w:tcBorders>
            <w:shd w:val="clear" w:color="auto" w:fill="auto"/>
            <w:noWrap/>
            <w:vAlign w:val="center"/>
          </w:tcPr>
          <w:p w14:paraId="4D9937C5" w14:textId="77777777" w:rsidR="00647AEE" w:rsidRDefault="00647AEE" w:rsidP="00647AEE">
            <w:pPr>
              <w:jc w:val="center"/>
              <w:rPr>
                <w:color w:val="000000"/>
                <w:sz w:val="20"/>
                <w:szCs w:val="20"/>
                <w:lang w:val="es-CL" w:eastAsia="es-CL"/>
              </w:rPr>
            </w:pPr>
          </w:p>
        </w:tc>
        <w:tc>
          <w:tcPr>
            <w:tcW w:w="1013" w:type="dxa"/>
            <w:tcBorders>
              <w:top w:val="single" w:sz="4" w:space="0" w:color="auto"/>
              <w:left w:val="nil"/>
              <w:bottom w:val="single" w:sz="4" w:space="0" w:color="auto"/>
              <w:right w:val="single" w:sz="4" w:space="0" w:color="auto"/>
            </w:tcBorders>
            <w:shd w:val="clear" w:color="auto" w:fill="auto"/>
            <w:noWrap/>
            <w:vAlign w:val="center"/>
          </w:tcPr>
          <w:p w14:paraId="09FD5FA7" w14:textId="77777777" w:rsidR="00647AEE" w:rsidRDefault="00647AEE" w:rsidP="00647AEE">
            <w:pPr>
              <w:jc w:val="center"/>
              <w:rPr>
                <w:color w:val="000000"/>
                <w:sz w:val="20"/>
                <w:szCs w:val="20"/>
                <w:lang w:val="es-CL" w:eastAsia="es-CL"/>
              </w:rPr>
            </w:pPr>
          </w:p>
        </w:tc>
        <w:tc>
          <w:tcPr>
            <w:tcW w:w="837" w:type="dxa"/>
            <w:tcBorders>
              <w:top w:val="single" w:sz="4" w:space="0" w:color="auto"/>
              <w:left w:val="nil"/>
              <w:bottom w:val="single" w:sz="4" w:space="0" w:color="auto"/>
              <w:right w:val="single" w:sz="4" w:space="0" w:color="auto"/>
            </w:tcBorders>
          </w:tcPr>
          <w:p w14:paraId="584B5066" w14:textId="77777777" w:rsidR="00647AEE" w:rsidRDefault="00647AEE" w:rsidP="00647AEE">
            <w:pPr>
              <w:jc w:val="center"/>
              <w:rPr>
                <w:color w:val="000000"/>
                <w:sz w:val="20"/>
                <w:szCs w:val="20"/>
                <w:lang w:val="es-CL" w:eastAsia="es-CL"/>
              </w:rPr>
            </w:pPr>
          </w:p>
        </w:tc>
      </w:tr>
      <w:bookmarkEnd w:id="226"/>
    </w:tbl>
    <w:p w14:paraId="0F4C800C" w14:textId="77777777" w:rsidR="00366265" w:rsidRDefault="00366265" w:rsidP="00366265"/>
    <w:p w14:paraId="04D903E3" w14:textId="77777777" w:rsidR="00366265" w:rsidRDefault="00366265" w:rsidP="00366265">
      <w:pPr>
        <w:rPr>
          <w:b/>
          <w:bCs/>
        </w:rPr>
      </w:pPr>
      <w:r>
        <w:rPr>
          <w:b/>
          <w:bCs/>
        </w:rPr>
        <w:br w:type="page"/>
      </w:r>
    </w:p>
    <w:p w14:paraId="4992211A" w14:textId="77777777" w:rsidR="00366265" w:rsidRDefault="00366265" w:rsidP="00366265">
      <w:pPr>
        <w:rPr>
          <w:b/>
          <w:bCs/>
        </w:rPr>
        <w:sectPr w:rsidR="00366265" w:rsidSect="00A355CA">
          <w:pgSz w:w="15840" w:h="12240" w:orient="landscape" w:code="1"/>
          <w:pgMar w:top="1440" w:right="1729" w:bottom="1151" w:left="1440" w:header="1009" w:footer="720" w:gutter="0"/>
          <w:cols w:space="720"/>
          <w:docGrid w:linePitch="299"/>
        </w:sectPr>
      </w:pPr>
    </w:p>
    <w:p w14:paraId="1476BF6F" w14:textId="77777777" w:rsidR="00366265" w:rsidRPr="00E04285" w:rsidRDefault="00366265" w:rsidP="00366265">
      <w:pPr>
        <w:rPr>
          <w:b/>
          <w:bCs/>
        </w:rPr>
      </w:pPr>
      <w:r w:rsidRPr="00E04285">
        <w:rPr>
          <w:b/>
          <w:bCs/>
        </w:rPr>
        <w:lastRenderedPageBreak/>
        <w:t>Descripción de campos:</w:t>
      </w:r>
    </w:p>
    <w:p w14:paraId="2A9ABFFF" w14:textId="77777777" w:rsidR="00366265" w:rsidRDefault="00366265" w:rsidP="00366265"/>
    <w:tbl>
      <w:tblPr>
        <w:tblStyle w:val="Tablaconcuadrcula"/>
        <w:tblW w:w="0" w:type="auto"/>
        <w:tblLook w:val="04A0" w:firstRow="1" w:lastRow="0" w:firstColumn="1" w:lastColumn="0" w:noHBand="0" w:noVBand="1"/>
      </w:tblPr>
      <w:tblGrid>
        <w:gridCol w:w="3114"/>
        <w:gridCol w:w="6524"/>
      </w:tblGrid>
      <w:tr w:rsidR="00366265" w14:paraId="35281312" w14:textId="77777777" w:rsidTr="00386B5D">
        <w:tc>
          <w:tcPr>
            <w:tcW w:w="3114" w:type="dxa"/>
          </w:tcPr>
          <w:p w14:paraId="0DC455BC" w14:textId="77777777" w:rsidR="00366265" w:rsidRDefault="00366265" w:rsidP="00386B5D">
            <w:pPr>
              <w:jc w:val="both"/>
            </w:pPr>
            <w:r>
              <w:t>Atributo</w:t>
            </w:r>
          </w:p>
        </w:tc>
        <w:tc>
          <w:tcPr>
            <w:tcW w:w="6524" w:type="dxa"/>
          </w:tcPr>
          <w:p w14:paraId="4019B456" w14:textId="77777777" w:rsidR="00366265" w:rsidRDefault="00366265" w:rsidP="00386B5D">
            <w:pPr>
              <w:jc w:val="both"/>
            </w:pPr>
            <w:r>
              <w:t>Descripción</w:t>
            </w:r>
          </w:p>
        </w:tc>
      </w:tr>
      <w:tr w:rsidR="00366265" w14:paraId="115EB319" w14:textId="77777777" w:rsidTr="00386B5D">
        <w:tc>
          <w:tcPr>
            <w:tcW w:w="3114" w:type="dxa"/>
          </w:tcPr>
          <w:p w14:paraId="5D706C7C" w14:textId="77777777" w:rsidR="00366265" w:rsidRDefault="00366265" w:rsidP="00386B5D">
            <w:pPr>
              <w:jc w:val="both"/>
            </w:pPr>
            <w:r>
              <w:t>A13 – Identificador único.</w:t>
            </w:r>
          </w:p>
        </w:tc>
        <w:tc>
          <w:tcPr>
            <w:tcW w:w="6524" w:type="dxa"/>
          </w:tcPr>
          <w:p w14:paraId="3CFEADCF" w14:textId="77777777" w:rsidR="00366265" w:rsidRDefault="00366265" w:rsidP="00386B5D">
            <w:pPr>
              <w:jc w:val="both"/>
            </w:pPr>
            <w:r>
              <w:t>Un identificador único, que puede ser un número o una mezcla de caracteres y números utilizado para referirse a la necesidad o requisito específico.</w:t>
            </w:r>
          </w:p>
        </w:tc>
      </w:tr>
      <w:tr w:rsidR="00366265" w14:paraId="7B5FF67C" w14:textId="77777777" w:rsidTr="00386B5D">
        <w:tc>
          <w:tcPr>
            <w:tcW w:w="3114" w:type="dxa"/>
          </w:tcPr>
          <w:p w14:paraId="790971D6" w14:textId="77777777" w:rsidR="00366265" w:rsidRDefault="00366265" w:rsidP="00386B5D">
            <w:pPr>
              <w:jc w:val="both"/>
            </w:pPr>
            <w:r>
              <w:t>A4 – Trazabilidad al Padre</w:t>
            </w:r>
          </w:p>
        </w:tc>
        <w:tc>
          <w:tcPr>
            <w:tcW w:w="6524" w:type="dxa"/>
          </w:tcPr>
          <w:p w14:paraId="7A6121F0" w14:textId="77777777" w:rsidR="00366265" w:rsidRDefault="00366265" w:rsidP="00386B5D">
            <w:pPr>
              <w:jc w:val="both"/>
            </w:pPr>
            <w:r>
              <w:t xml:space="preserve">El o los requisitos que dieron origen a este requerimiento (si aplica). </w:t>
            </w:r>
          </w:p>
        </w:tc>
      </w:tr>
      <w:tr w:rsidR="00366265" w14:paraId="7EA97DBB" w14:textId="77777777" w:rsidTr="00386B5D">
        <w:tc>
          <w:tcPr>
            <w:tcW w:w="3114" w:type="dxa"/>
          </w:tcPr>
          <w:p w14:paraId="2B7FEE75" w14:textId="77777777" w:rsidR="00366265" w:rsidRDefault="00366265" w:rsidP="00386B5D">
            <w:pPr>
              <w:jc w:val="both"/>
            </w:pPr>
            <w:r>
              <w:t>A38 – Tipo/Categoría</w:t>
            </w:r>
          </w:p>
        </w:tc>
        <w:tc>
          <w:tcPr>
            <w:tcW w:w="6524" w:type="dxa"/>
          </w:tcPr>
          <w:p w14:paraId="65EBB846" w14:textId="77777777" w:rsidR="00366265" w:rsidRDefault="00366265" w:rsidP="00386B5D">
            <w:pPr>
              <w:jc w:val="both"/>
            </w:pPr>
            <w:r>
              <w:t>Tipos o categorías:</w:t>
            </w:r>
          </w:p>
          <w:p w14:paraId="1F0930FF" w14:textId="77777777" w:rsidR="00366265" w:rsidRDefault="00366265" w:rsidP="00366265">
            <w:pPr>
              <w:pStyle w:val="Prrafodelista"/>
              <w:numPr>
                <w:ilvl w:val="0"/>
                <w:numId w:val="32"/>
              </w:numPr>
              <w:jc w:val="both"/>
            </w:pPr>
            <w:r>
              <w:t>Funcional</w:t>
            </w:r>
          </w:p>
          <w:p w14:paraId="3EA958C4" w14:textId="77777777" w:rsidR="00366265" w:rsidRDefault="00366265" w:rsidP="00366265">
            <w:pPr>
              <w:pStyle w:val="Prrafodelista"/>
              <w:numPr>
                <w:ilvl w:val="0"/>
                <w:numId w:val="32"/>
              </w:numPr>
              <w:jc w:val="both"/>
            </w:pPr>
            <w:r>
              <w:t>Operacional</w:t>
            </w:r>
          </w:p>
          <w:p w14:paraId="01BF1E8A" w14:textId="77777777" w:rsidR="00366265" w:rsidRDefault="00366265" w:rsidP="00366265">
            <w:pPr>
              <w:pStyle w:val="Prrafodelista"/>
              <w:numPr>
                <w:ilvl w:val="0"/>
                <w:numId w:val="32"/>
              </w:numPr>
              <w:jc w:val="both"/>
            </w:pPr>
            <w:r>
              <w:t>Diseño</w:t>
            </w:r>
          </w:p>
          <w:p w14:paraId="1C03449D" w14:textId="77777777" w:rsidR="00366265" w:rsidRDefault="00366265" w:rsidP="00366265">
            <w:pPr>
              <w:pStyle w:val="Prrafodelista"/>
              <w:numPr>
                <w:ilvl w:val="0"/>
                <w:numId w:val="32"/>
              </w:numPr>
              <w:jc w:val="both"/>
            </w:pPr>
            <w:r>
              <w:t>Performance</w:t>
            </w:r>
          </w:p>
          <w:p w14:paraId="446C0285" w14:textId="77777777" w:rsidR="00366265" w:rsidRDefault="00366265" w:rsidP="00366265">
            <w:pPr>
              <w:pStyle w:val="Prrafodelista"/>
              <w:numPr>
                <w:ilvl w:val="0"/>
                <w:numId w:val="32"/>
              </w:numPr>
              <w:jc w:val="both"/>
            </w:pPr>
            <w:r>
              <w:t>Etc….</w:t>
            </w:r>
          </w:p>
        </w:tc>
      </w:tr>
      <w:tr w:rsidR="00366265" w14:paraId="21906A4B" w14:textId="77777777" w:rsidTr="00386B5D">
        <w:tc>
          <w:tcPr>
            <w:tcW w:w="3114" w:type="dxa"/>
          </w:tcPr>
          <w:p w14:paraId="474971D5" w14:textId="77777777" w:rsidR="00366265" w:rsidRDefault="00366265" w:rsidP="00386B5D">
            <w:pPr>
              <w:jc w:val="both"/>
            </w:pPr>
            <w:r>
              <w:t>A17 – Dueño</w:t>
            </w:r>
          </w:p>
        </w:tc>
        <w:tc>
          <w:tcPr>
            <w:tcW w:w="6524" w:type="dxa"/>
          </w:tcPr>
          <w:p w14:paraId="67A0DECE" w14:textId="77777777" w:rsidR="00366265" w:rsidRDefault="00366265" w:rsidP="00386B5D">
            <w:pPr>
              <w:jc w:val="both"/>
            </w:pPr>
            <w:r>
              <w:t>La persona o elemento de la organización que mantiene la necesidad o el requisito, que tiene el derecho a decir algo sobre esta necesidad o requisito, aprueba los cambios en la necesidad o requisito, e informa del estado de la necesidad o requisito.</w:t>
            </w:r>
          </w:p>
        </w:tc>
      </w:tr>
      <w:tr w:rsidR="00366265" w14:paraId="04CB9B22" w14:textId="77777777" w:rsidTr="00386B5D">
        <w:tc>
          <w:tcPr>
            <w:tcW w:w="3114" w:type="dxa"/>
          </w:tcPr>
          <w:p w14:paraId="3C4A7079" w14:textId="77777777" w:rsidR="00366265" w:rsidRDefault="00366265" w:rsidP="00386B5D">
            <w:pPr>
              <w:jc w:val="both"/>
            </w:pPr>
            <w:r>
              <w:t>A2 – Principal método de validación o Verificación del SOI.</w:t>
            </w:r>
          </w:p>
        </w:tc>
        <w:tc>
          <w:tcPr>
            <w:tcW w:w="6524" w:type="dxa"/>
          </w:tcPr>
          <w:p w14:paraId="0EC9B8C3" w14:textId="77777777" w:rsidR="00366265" w:rsidRDefault="00366265" w:rsidP="00386B5D">
            <w:pPr>
              <w:jc w:val="both"/>
            </w:pPr>
            <w:r>
              <w:t>El método principal de verificación o validación para cada necesidad o requisito indica el método principal de verificación o validación previsto (ensayo, demostración, inspección,</w:t>
            </w:r>
          </w:p>
          <w:p w14:paraId="6BC1CC68" w14:textId="77777777" w:rsidR="00366265" w:rsidRDefault="00366265" w:rsidP="00386B5D">
            <w:pPr>
              <w:jc w:val="both"/>
            </w:pPr>
            <w:r>
              <w:t>análisis) que se propone para demostrar que el sistema diseñado y construido cumple el requisito (verificación) o la necesidad de las partes interesadas (validación).</w:t>
            </w:r>
          </w:p>
        </w:tc>
      </w:tr>
      <w:tr w:rsidR="00366265" w14:paraId="5953D78F" w14:textId="77777777" w:rsidTr="00386B5D">
        <w:tc>
          <w:tcPr>
            <w:tcW w:w="3114" w:type="dxa"/>
          </w:tcPr>
          <w:p w14:paraId="120B29D1" w14:textId="77777777" w:rsidR="00366265" w:rsidRDefault="00366265" w:rsidP="00386B5D">
            <w:pPr>
              <w:jc w:val="both"/>
            </w:pPr>
            <w:r>
              <w:t>A32 – Prioridad</w:t>
            </w:r>
          </w:p>
        </w:tc>
        <w:tc>
          <w:tcPr>
            <w:tcW w:w="6524" w:type="dxa"/>
          </w:tcPr>
          <w:p w14:paraId="514FEED2" w14:textId="77777777" w:rsidR="00366265" w:rsidRDefault="00366265" w:rsidP="00386B5D">
            <w:pPr>
              <w:jc w:val="both"/>
            </w:pPr>
            <w:r>
              <w:t>Se trata de la importancia que tiene la necesidad o el requisito para las partes interesadas. Puede que no sea un requisito crítico/esencial, es decir, uno que el sistema debe poseer, o no funcionará en absoluto. (</w:t>
            </w:r>
            <w:commentRangeStart w:id="227"/>
            <w:commentRangeStart w:id="228"/>
            <w:r>
              <w:t xml:space="preserve">véase A33 </w:t>
            </w:r>
            <w:commentRangeEnd w:id="227"/>
            <w:r w:rsidR="00E71E71">
              <w:rPr>
                <w:rStyle w:val="Refdecomentario"/>
              </w:rPr>
              <w:commentReference w:id="227"/>
            </w:r>
            <w:commentRangeEnd w:id="228"/>
            <w:r w:rsidR="00E71E71">
              <w:rPr>
                <w:rStyle w:val="Refdecomentario"/>
              </w:rPr>
              <w:commentReference w:id="228"/>
            </w:r>
            <w:r>
              <w:t>- Prioridad), sino que puede ser simplemente algo que las partes interesadas consideren muy importante. La prioridad puede caracterizarse con un número (1,2,3) o una etiqueta (alta, media, baja).</w:t>
            </w:r>
          </w:p>
          <w:p w14:paraId="0289DB77" w14:textId="77777777" w:rsidR="00366265" w:rsidRDefault="00366265" w:rsidP="00386B5D">
            <w:pPr>
              <w:jc w:val="both"/>
            </w:pPr>
            <w:r>
              <w:t>Suponiendo que cada requisito secundario sea necesario y suficiente, su prioridad se heredará de su requisito principal. En el caso de las necesidades, todos los requisitos transformados a partir de esa necesidad, heredarán la prioridad de la necesidad del interesado.</w:t>
            </w:r>
          </w:p>
          <w:p w14:paraId="7DB50A4A" w14:textId="77777777" w:rsidR="00366265" w:rsidRDefault="00366265" w:rsidP="00386B5D">
            <w:pPr>
              <w:jc w:val="both"/>
            </w:pPr>
            <w:r>
              <w:t xml:space="preserve">Las necesidades y los requisitos de alta prioridad deben satisfacerse siempre para que se cumplan las expectativas de los interesados; las necesidades y requisitos de menor prioridad pueden intercambiarse cuando se produzcan conflictos o cuando haya problemas de presupuesto o de calendario que den lugar a un esfuerzo de reducción del alcance. </w:t>
            </w:r>
          </w:p>
          <w:p w14:paraId="2558C394" w14:textId="77777777" w:rsidR="00366265" w:rsidRDefault="00366265" w:rsidP="00386B5D">
            <w:pPr>
              <w:jc w:val="both"/>
            </w:pPr>
          </w:p>
        </w:tc>
      </w:tr>
      <w:tr w:rsidR="008763A1" w14:paraId="134E05C1" w14:textId="77777777" w:rsidTr="00386B5D">
        <w:tc>
          <w:tcPr>
            <w:tcW w:w="3114" w:type="dxa"/>
          </w:tcPr>
          <w:p w14:paraId="04182D8B" w14:textId="1943E433" w:rsidR="008763A1" w:rsidRDefault="008763A1" w:rsidP="008763A1">
            <w:pPr>
              <w:jc w:val="both"/>
            </w:pPr>
            <w:r>
              <w:lastRenderedPageBreak/>
              <w:t>A33 – Criticidad o esencialidad</w:t>
            </w:r>
          </w:p>
        </w:tc>
        <w:tc>
          <w:tcPr>
            <w:tcW w:w="6524" w:type="dxa"/>
          </w:tcPr>
          <w:p w14:paraId="5C96451A" w14:textId="77777777" w:rsidR="008763A1" w:rsidRDefault="008763A1" w:rsidP="008763A1">
            <w:pPr>
              <w:jc w:val="both"/>
            </w:pPr>
            <w:r>
              <w:t>Una necesidad o requisito crítico o esencial es aquel que el sistema debe alcanzar para que el funcione, es decir, sin ella, el sistema no podrá alcanzar su objetivo principal o su uso previsto.</w:t>
            </w:r>
          </w:p>
          <w:p w14:paraId="0BE5E8B7" w14:textId="77777777" w:rsidR="008763A1" w:rsidRDefault="008763A1" w:rsidP="008763A1">
            <w:pPr>
              <w:jc w:val="both"/>
            </w:pPr>
          </w:p>
          <w:p w14:paraId="2E97DEE0" w14:textId="0E1D6809" w:rsidR="008763A1" w:rsidRDefault="008763A1" w:rsidP="008763A1">
            <w:pPr>
              <w:jc w:val="both"/>
            </w:pPr>
            <w:r>
              <w:t>A diferencia de las necesidades o requisitos de alta prioridad, los requisitos críticos o esenciales no pueden ser intercambiados cuando hay problemas de presupuesto o de calendario. Si no se puede satisfacer una necesidad o requisito crítico, habrá que reexaminar la viabilidad de todo el proyecto.</w:t>
            </w:r>
          </w:p>
        </w:tc>
      </w:tr>
      <w:tr w:rsidR="008763A1" w14:paraId="22753992" w14:textId="77777777" w:rsidTr="00386B5D">
        <w:tc>
          <w:tcPr>
            <w:tcW w:w="3114" w:type="dxa"/>
          </w:tcPr>
          <w:p w14:paraId="00817E24" w14:textId="77777777" w:rsidR="008763A1" w:rsidRDefault="008763A1" w:rsidP="008763A1">
            <w:pPr>
              <w:jc w:val="both"/>
            </w:pPr>
            <w:r>
              <w:t>A43 – Aplicación</w:t>
            </w:r>
          </w:p>
        </w:tc>
        <w:tc>
          <w:tcPr>
            <w:tcW w:w="6524" w:type="dxa"/>
          </w:tcPr>
          <w:p w14:paraId="02D0E1DB" w14:textId="77777777" w:rsidR="008763A1" w:rsidRDefault="008763A1" w:rsidP="008763A1">
            <w:pPr>
              <w:jc w:val="both"/>
            </w:pPr>
            <w:r w:rsidRPr="004C02C3">
              <w:t>La aplicabilidad a un producto específico dentro de una línea de productos</w:t>
            </w:r>
            <w:r>
              <w:t>.</w:t>
            </w:r>
          </w:p>
        </w:tc>
      </w:tr>
      <w:tr w:rsidR="008763A1" w14:paraId="1E902CC9" w14:textId="77777777" w:rsidTr="00386B5D">
        <w:tc>
          <w:tcPr>
            <w:tcW w:w="3114" w:type="dxa"/>
          </w:tcPr>
          <w:p w14:paraId="062E5F0F" w14:textId="77777777" w:rsidR="008763A1" w:rsidRDefault="008763A1" w:rsidP="008763A1">
            <w:pPr>
              <w:jc w:val="both"/>
            </w:pPr>
            <w:r>
              <w:t>A34 – Riesgo de implementación.</w:t>
            </w:r>
          </w:p>
        </w:tc>
        <w:tc>
          <w:tcPr>
            <w:tcW w:w="6524" w:type="dxa"/>
          </w:tcPr>
          <w:p w14:paraId="3C017271" w14:textId="77777777" w:rsidR="008763A1" w:rsidRPr="004C02C3" w:rsidRDefault="008763A1" w:rsidP="008763A1">
            <w:pPr>
              <w:jc w:val="both"/>
            </w:pPr>
            <w:r>
              <w:t>Un valor asignado a cada necesidad o requisito que indica el riesgo de que la necesidad o requisito no se cumpla. Este campo debe ser llenado con los valores que la organización haya definido.</w:t>
            </w:r>
          </w:p>
        </w:tc>
      </w:tr>
      <w:tr w:rsidR="008763A1" w14:paraId="34BD9C95" w14:textId="77777777" w:rsidTr="00386B5D">
        <w:tc>
          <w:tcPr>
            <w:tcW w:w="3114" w:type="dxa"/>
          </w:tcPr>
          <w:p w14:paraId="1C12E101" w14:textId="77777777" w:rsidR="008763A1" w:rsidRDefault="008763A1" w:rsidP="008763A1">
            <w:pPr>
              <w:jc w:val="both"/>
            </w:pPr>
            <w:r>
              <w:t>A8 – Asignación</w:t>
            </w:r>
          </w:p>
        </w:tc>
        <w:tc>
          <w:tcPr>
            <w:tcW w:w="6524" w:type="dxa"/>
          </w:tcPr>
          <w:p w14:paraId="1B4EAFDE" w14:textId="77777777" w:rsidR="008763A1" w:rsidRDefault="008763A1" w:rsidP="008763A1">
            <w:pPr>
              <w:jc w:val="both"/>
            </w:pPr>
            <w:r>
              <w:t xml:space="preserve">Quien debe implementar este requerimiento (Área de desarrollo: Embebidos, Software, Mecanica, I+D, etc) </w:t>
            </w:r>
          </w:p>
        </w:tc>
      </w:tr>
      <w:tr w:rsidR="008763A1" w14:paraId="2FFC2A65" w14:textId="77777777" w:rsidTr="00386B5D">
        <w:tc>
          <w:tcPr>
            <w:tcW w:w="3114" w:type="dxa"/>
          </w:tcPr>
          <w:p w14:paraId="692CDE29" w14:textId="77777777" w:rsidR="008763A1" w:rsidRDefault="008763A1" w:rsidP="008763A1">
            <w:pPr>
              <w:jc w:val="both"/>
            </w:pPr>
            <w:r>
              <w:t>A5 – Trazabilidad a la fuente</w:t>
            </w:r>
          </w:p>
        </w:tc>
        <w:tc>
          <w:tcPr>
            <w:tcW w:w="6524" w:type="dxa"/>
          </w:tcPr>
          <w:p w14:paraId="7953C985" w14:textId="77777777" w:rsidR="008763A1" w:rsidRDefault="008763A1" w:rsidP="008763A1">
            <w:pPr>
              <w:jc w:val="both"/>
            </w:pPr>
            <w:r>
              <w:t>Cada necesidad y requisito debe poder ser rastreado hasta su origen. En el caso de los requisitos, es diferente a la trazabilidad del requisito padre, ya que identifica de donde proviene el requerimiento y/o como su contenido fue determinado.</w:t>
            </w:r>
          </w:p>
          <w:p w14:paraId="1E66F279" w14:textId="77777777" w:rsidR="008763A1" w:rsidRDefault="008763A1" w:rsidP="008763A1">
            <w:pPr>
              <w:jc w:val="both"/>
            </w:pPr>
            <w:r>
              <w:t>Cada necesidad debe ser rastreada hasta una fuente para establecer de dónde se derivó la necesidad.</w:t>
            </w:r>
          </w:p>
          <w:p w14:paraId="6E70C8DF" w14:textId="77777777" w:rsidR="008763A1" w:rsidRDefault="008763A1" w:rsidP="008763A1">
            <w:pPr>
              <w:jc w:val="both"/>
            </w:pPr>
            <w:r>
              <w:t>Algunos ejemplos de fuentes son la necesidad de la misión, las metas o los objetivos, restricciones, conceptos del sistema, historias de usuario, casos de uso, modelos, análisis, documentos reglamentarios, normas, riesgos, derivados de un estudio comercial, entrevistas con una parte interesada, unas partes interesadas específicas, actas de un taller de partes interesadas o una propuesta de cambio de ingeniería. Las fuentes también pueden ser un área funcional dentro de una empresa o unidad de negocio (marketing, seguridad, cumplimiento, calidad, ingeniería, fabricación, etc.).</w:t>
            </w:r>
          </w:p>
          <w:p w14:paraId="77D706B3" w14:textId="77777777" w:rsidR="008763A1" w:rsidRDefault="008763A1" w:rsidP="008763A1">
            <w:pPr>
              <w:jc w:val="both"/>
            </w:pPr>
            <w:r>
              <w:t>El mantenimiento de esta traza es fundamental para poder demostrar el cumplimiento de los requisitos organizativos de mayor nivel, los requisitos de los clientes, las normativas y los requisitos de la empresa. Esta traza también es importante en términos de gestión de cambios. Si algo relacionado con una fuente cambia, es posible que la necesidad o el requisito que se ha trazado hasta esa fuente también deba cambiarse. Por ejemplo, si el análisis utilizado para generar un número en un requisito se actualiza a medida que el diseño madura, el requisito también debe actualizarse.</w:t>
            </w:r>
          </w:p>
          <w:p w14:paraId="0F28EC41" w14:textId="77777777" w:rsidR="008763A1" w:rsidRDefault="008763A1" w:rsidP="008763A1">
            <w:pPr>
              <w:jc w:val="both"/>
            </w:pPr>
          </w:p>
        </w:tc>
      </w:tr>
    </w:tbl>
    <w:p w14:paraId="2107AFCD" w14:textId="0724D31A" w:rsidR="00AF6E42" w:rsidRDefault="00AF6E42" w:rsidP="00AF6E42">
      <w:pPr>
        <w:autoSpaceDE w:val="0"/>
        <w:autoSpaceDN w:val="0"/>
        <w:adjustRightInd w:val="0"/>
        <w:rPr>
          <w:rFonts w:eastAsia="SimSun"/>
          <w:sz w:val="24"/>
          <w:szCs w:val="24"/>
          <w:lang w:eastAsia="zh-CN"/>
        </w:rPr>
      </w:pPr>
    </w:p>
    <w:p w14:paraId="2AC3325C" w14:textId="178B85AE" w:rsidR="005A3A55" w:rsidRPr="00144FEB" w:rsidRDefault="005A3A55" w:rsidP="00AF6E42">
      <w:pPr>
        <w:autoSpaceDE w:val="0"/>
        <w:autoSpaceDN w:val="0"/>
        <w:adjustRightInd w:val="0"/>
        <w:rPr>
          <w:rFonts w:eastAsia="SimSun"/>
          <w:sz w:val="24"/>
          <w:szCs w:val="24"/>
          <w:lang w:eastAsia="zh-CN"/>
        </w:rPr>
      </w:pPr>
      <w:r>
        <w:rPr>
          <w:rFonts w:eastAsia="SimSun"/>
          <w:sz w:val="24"/>
          <w:szCs w:val="24"/>
          <w:lang w:eastAsia="zh-CN"/>
        </w:rPr>
        <w:t>Etapa de aplicación:  PDR; CDR; FAT; HAT, SAT, etc.</w:t>
      </w:r>
    </w:p>
    <w:p w14:paraId="3EF00338" w14:textId="77777777" w:rsidR="00AF6E42" w:rsidRDefault="00AF6E42" w:rsidP="00AF6E42"/>
    <w:p w14:paraId="18B85A95" w14:textId="77777777" w:rsidR="00AF6E42" w:rsidRDefault="00AF6E42" w:rsidP="00AF6E42"/>
    <w:p w14:paraId="7377B46F" w14:textId="77777777" w:rsidR="00AF6E42" w:rsidRDefault="00AF6E42" w:rsidP="00AF6E42">
      <w:pPr>
        <w:pStyle w:val="Ttulo1"/>
        <w:numPr>
          <w:ilvl w:val="0"/>
          <w:numId w:val="31"/>
        </w:numPr>
      </w:pPr>
      <w:r>
        <w:br w:type="page"/>
      </w:r>
      <w:bookmarkStart w:id="229" w:name="_Toc192913976"/>
      <w:bookmarkStart w:id="230" w:name="_Toc129089509"/>
      <w:r>
        <w:lastRenderedPageBreak/>
        <w:t>ANEXO: TBD</w:t>
      </w:r>
      <w:bookmarkEnd w:id="229"/>
      <w:bookmarkEnd w:id="230"/>
    </w:p>
    <w:p w14:paraId="5251E9E7" w14:textId="77777777" w:rsidR="00AF6E42" w:rsidRPr="00786993" w:rsidRDefault="00AF6E42" w:rsidP="00AF6E42"/>
    <w:p w14:paraId="2B872C32" w14:textId="77777777" w:rsidR="00AF6E42" w:rsidRDefault="00AF6E42" w:rsidP="00AF6E42">
      <w:pPr>
        <w:jc w:val="center"/>
      </w:pPr>
    </w:p>
    <w:p w14:paraId="7BB73581" w14:textId="77777777" w:rsidR="00AF6E42" w:rsidRDefault="00AF6E42" w:rsidP="00AF6E42">
      <w:pPr>
        <w:jc w:val="center"/>
      </w:pPr>
    </w:p>
    <w:p w14:paraId="3E8C90AC" w14:textId="77777777" w:rsidR="00AF6E42" w:rsidRDefault="00AF6E42" w:rsidP="00AF6E42">
      <w:pPr>
        <w:jc w:val="center"/>
      </w:pPr>
    </w:p>
    <w:p w14:paraId="3196E53C" w14:textId="77777777" w:rsidR="00AF6E42" w:rsidRDefault="00AF6E42" w:rsidP="00AF6E42">
      <w:pPr>
        <w:jc w:val="center"/>
      </w:pPr>
      <w:r>
        <w:t>TBD.</w:t>
      </w:r>
    </w:p>
    <w:p w14:paraId="04E504F8" w14:textId="77777777" w:rsidR="00AF6E42" w:rsidRDefault="00AF6E42" w:rsidP="00AF6E42">
      <w:pPr>
        <w:jc w:val="center"/>
      </w:pPr>
    </w:p>
    <w:p w14:paraId="60FC4D39" w14:textId="77777777" w:rsidR="00AF6E42" w:rsidRDefault="00AF6E42" w:rsidP="00AF6E42">
      <w:pPr>
        <w:ind w:firstLine="708"/>
      </w:pPr>
    </w:p>
    <w:p w14:paraId="4A2B6736" w14:textId="77777777" w:rsidR="00AF6E42" w:rsidRPr="00896B1B" w:rsidRDefault="00AF6E42" w:rsidP="00AF6E42">
      <w:pPr>
        <w:pStyle w:val="Epgrafe"/>
      </w:pPr>
      <w:bookmarkStart w:id="231" w:name="_Toc192913978"/>
      <w:bookmarkStart w:id="232" w:name="_Toc129089514"/>
      <w:r w:rsidRPr="00896B1B">
        <w:t>Figura</w:t>
      </w:r>
      <w:r>
        <w:t xml:space="preserve"> </w:t>
      </w:r>
      <w:r>
        <w:fldChar w:fldCharType="begin"/>
      </w:r>
      <w:r>
        <w:instrText xml:space="preserve"> STYLEREF 1 \s </w:instrText>
      </w:r>
      <w:r>
        <w:fldChar w:fldCharType="separate"/>
      </w:r>
      <w:r>
        <w:rPr>
          <w:noProof/>
          <w:cs/>
        </w:rPr>
        <w:t>‎</w:t>
      </w:r>
      <w:r>
        <w:rPr>
          <w:noProof/>
        </w:rPr>
        <w:t>A</w:t>
      </w:r>
      <w:r>
        <w:fldChar w:fldCharType="end"/>
      </w:r>
      <w:r>
        <w:noBreakHyphen/>
      </w:r>
      <w:r>
        <w:fldChar w:fldCharType="begin"/>
      </w:r>
      <w:r>
        <w:instrText xml:space="preserve"> SEQ Figura \* ARABIC \s 1 </w:instrText>
      </w:r>
      <w:r>
        <w:fldChar w:fldCharType="separate"/>
      </w:r>
      <w:r>
        <w:rPr>
          <w:noProof/>
        </w:rPr>
        <w:t>1</w:t>
      </w:r>
      <w:r>
        <w:fldChar w:fldCharType="end"/>
      </w:r>
      <w:r w:rsidRPr="00896B1B">
        <w:t>: TBD.</w:t>
      </w:r>
      <w:bookmarkEnd w:id="231"/>
      <w:bookmarkEnd w:id="232"/>
    </w:p>
    <w:p w14:paraId="7E2364D8" w14:textId="77777777" w:rsidR="00AF6E42" w:rsidRPr="00896B1B" w:rsidRDefault="00AF6E42" w:rsidP="00AF6E42">
      <w:pPr>
        <w:jc w:val="center"/>
        <w:rPr>
          <w:lang w:val="en-US"/>
        </w:rPr>
      </w:pPr>
    </w:p>
    <w:sectPr w:rsidR="00AF6E42" w:rsidRPr="00896B1B" w:rsidSect="00A355CA">
      <w:pgSz w:w="12240" w:h="15840" w:code="1"/>
      <w:pgMar w:top="1729" w:right="1151" w:bottom="1440" w:left="1440" w:header="1009"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4" w:author="Leonel Delgado" w:date="2023-03-29T12:05:00Z" w:initials="LD">
    <w:p w14:paraId="2B3B1CF1" w14:textId="395DD56E" w:rsidR="005D5A42" w:rsidRDefault="005D5A42">
      <w:pPr>
        <w:pStyle w:val="Textocomentario"/>
      </w:pPr>
      <w:r>
        <w:rPr>
          <w:rStyle w:val="Refdecomentario"/>
        </w:rPr>
        <w:annotationRef/>
      </w:r>
      <w:r>
        <w:t xml:space="preserve">SIM deje de forma manual los </w:t>
      </w:r>
      <w:r w:rsidR="00DA2527">
        <w:t>datos</w:t>
      </w:r>
      <w:r>
        <w:t xml:space="preserve"> simulados en </w:t>
      </w:r>
      <w:r w:rsidR="00DA2527">
        <w:t>el servidor de archivo. Hay que averiguar si la herramienta de softwares puede implementar funcionalidades para conectar algún servicios.</w:t>
      </w:r>
    </w:p>
  </w:comment>
  <w:comment w:id="176" w:author="Félix Heinz" w:date="2023-06-20T17:58:00Z" w:initials="AG">
    <w:p w14:paraId="07657512" w14:textId="77777777" w:rsidR="00F57F90" w:rsidRDefault="00F57F90" w:rsidP="00972835">
      <w:pPr>
        <w:pStyle w:val="Textocomentario"/>
      </w:pPr>
      <w:r>
        <w:rPr>
          <w:rStyle w:val="Refdecomentario"/>
        </w:rPr>
        <w:annotationRef/>
      </w:r>
      <w:r>
        <w:rPr>
          <w:lang w:val="es-CL"/>
        </w:rPr>
        <w:t>No aplica, JLR</w:t>
      </w:r>
    </w:p>
  </w:comment>
  <w:comment w:id="227" w:author="Jose Villanueva" w:date="2022-08-05T11:14:00Z" w:initials="JV">
    <w:p w14:paraId="106D277A" w14:textId="4BC26FD7" w:rsidR="00E71E71" w:rsidRDefault="00E71E71">
      <w:pPr>
        <w:pStyle w:val="Textocomentario"/>
      </w:pPr>
      <w:r>
        <w:rPr>
          <w:rStyle w:val="Refdecomentario"/>
        </w:rPr>
        <w:annotationRef/>
      </w:r>
      <w:r>
        <w:t>No se encuentra</w:t>
      </w:r>
    </w:p>
  </w:comment>
  <w:comment w:id="228" w:author="Jose Villanueva" w:date="2022-08-05T11:14:00Z" w:initials="JV">
    <w:p w14:paraId="04F19D70" w14:textId="443192E0" w:rsidR="00E71E71" w:rsidRDefault="00E71E71">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B3B1CF1" w15:done="0"/>
  <w15:commentEx w15:paraId="07657512" w15:done="0"/>
  <w15:commentEx w15:paraId="106D277A" w15:done="0"/>
  <w15:commentEx w15:paraId="04F19D70" w15:paraIdParent="106D27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EA821" w16cex:dateUtc="2023-03-29T15:05:00Z"/>
  <w16cex:commentExtensible w16cex:durableId="283C6729" w16cex:dateUtc="2023-06-20T21:58:00Z"/>
  <w16cex:commentExtensible w16cex:durableId="26977A05" w16cex:dateUtc="2022-08-05T15:14:00Z"/>
  <w16cex:commentExtensible w16cex:durableId="26977A0E" w16cex:dateUtc="2022-08-05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B3B1CF1" w16cid:durableId="27CEA821"/>
  <w16cid:commentId w16cid:paraId="07657512" w16cid:durableId="283C6729"/>
  <w16cid:commentId w16cid:paraId="106D277A" w16cid:durableId="26977A05"/>
  <w16cid:commentId w16cid:paraId="04F19D70" w16cid:durableId="26977A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72013" w14:textId="77777777" w:rsidR="00D14B64" w:rsidRDefault="00D14B64">
      <w:r>
        <w:separator/>
      </w:r>
    </w:p>
  </w:endnote>
  <w:endnote w:type="continuationSeparator" w:id="0">
    <w:p w14:paraId="2484DCC6" w14:textId="77777777" w:rsidR="00D14B64" w:rsidRDefault="00D14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46AD7" w14:textId="77777777" w:rsidR="00A355CA" w:rsidRDefault="00A355CA">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9239A17" w14:textId="77777777" w:rsidR="00A355CA" w:rsidRDefault="00A355CA">
    <w:pPr>
      <w:pStyle w:val="Piedepgina"/>
      <w:ind w:right="36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2"/>
      <w:gridCol w:w="7378"/>
      <w:gridCol w:w="1168"/>
    </w:tblGrid>
    <w:tr w:rsidR="00A355CA" w14:paraId="0246EA74" w14:textId="77777777" w:rsidTr="00C164AE">
      <w:trPr>
        <w:trHeight w:val="867"/>
      </w:trPr>
      <w:tc>
        <w:tcPr>
          <w:tcW w:w="1112" w:type="dxa"/>
          <w:vMerge w:val="restart"/>
          <w:shd w:val="clear" w:color="auto" w:fill="auto"/>
          <w:vAlign w:val="center"/>
        </w:tcPr>
        <w:p w14:paraId="551C2AC9" w14:textId="77777777" w:rsidR="00A355CA" w:rsidRDefault="00A355CA" w:rsidP="00C164AE">
          <w:pPr>
            <w:pStyle w:val="Piedepgina"/>
            <w:tabs>
              <w:tab w:val="clear" w:pos="8640"/>
              <w:tab w:val="right" w:pos="9639"/>
            </w:tabs>
          </w:pPr>
        </w:p>
      </w:tc>
      <w:tc>
        <w:tcPr>
          <w:tcW w:w="7501" w:type="dxa"/>
          <w:shd w:val="clear" w:color="auto" w:fill="auto"/>
          <w:vAlign w:val="center"/>
        </w:tcPr>
        <w:p w14:paraId="34A249D8" w14:textId="0D0E122C" w:rsidR="00A355CA" w:rsidRPr="00C164AE" w:rsidRDefault="00A355CA" w:rsidP="00C164AE">
          <w:pPr>
            <w:autoSpaceDE w:val="0"/>
            <w:autoSpaceDN w:val="0"/>
            <w:adjustRightInd w:val="0"/>
            <w:jc w:val="both"/>
            <w:rPr>
              <w:sz w:val="16"/>
              <w:szCs w:val="16"/>
            </w:rPr>
          </w:pPr>
          <w:r w:rsidRPr="00C164AE">
            <w:rPr>
              <w:sz w:val="16"/>
              <w:szCs w:val="16"/>
              <w:lang w:val="es-MX"/>
            </w:rPr>
            <w:t xml:space="preserve">Este documento y la información contenida en él son propiedad de DTS </w:t>
          </w:r>
          <w:r>
            <w:rPr>
              <w:sz w:val="16"/>
              <w:szCs w:val="16"/>
              <w:lang w:val="es-MX"/>
            </w:rPr>
            <w:t>SpA</w:t>
          </w:r>
          <w:r w:rsidRPr="00C164AE">
            <w:rPr>
              <w:sz w:val="16"/>
              <w:szCs w:val="16"/>
              <w:lang w:val="es-MX"/>
            </w:rPr>
            <w:t>.</w:t>
          </w:r>
          <w:r w:rsidRPr="00C164AE">
            <w:rPr>
              <w:sz w:val="16"/>
              <w:szCs w:val="16"/>
            </w:rPr>
            <w:t xml:space="preserve"> </w:t>
          </w:r>
          <w:r w:rsidRPr="00C164AE">
            <w:rPr>
              <w:sz w:val="16"/>
              <w:szCs w:val="16"/>
              <w:lang w:val="es-MX"/>
            </w:rPr>
            <w:t xml:space="preserve">Cualquier reproducción, </w:t>
          </w:r>
          <w:r w:rsidRPr="00C164AE">
            <w:rPr>
              <w:sz w:val="16"/>
              <w:szCs w:val="16"/>
            </w:rPr>
            <w:t xml:space="preserve">transferencia o uso por terceros está prohibido salvo autorización escrita de DTS </w:t>
          </w:r>
          <w:r>
            <w:rPr>
              <w:sz w:val="16"/>
              <w:szCs w:val="16"/>
            </w:rPr>
            <w:t>SpA</w:t>
          </w:r>
          <w:r w:rsidRPr="00C164AE">
            <w:rPr>
              <w:sz w:val="16"/>
              <w:szCs w:val="16"/>
            </w:rPr>
            <w:t>. Los receptores de este documento aceptan la responsabilidad de mantener la confidencialidad de su contenido de acuerdo a la clasificación indicada en el encabezamiento.</w:t>
          </w:r>
          <w:r w:rsidR="00F36F0B">
            <w:rPr>
              <w:sz w:val="16"/>
              <w:szCs w:val="16"/>
            </w:rPr>
            <w:t xml:space="preserve"> Formato 03200C00FOR022.</w:t>
          </w:r>
        </w:p>
      </w:tc>
      <w:tc>
        <w:tcPr>
          <w:tcW w:w="1175" w:type="dxa"/>
          <w:vMerge w:val="restart"/>
          <w:shd w:val="clear" w:color="auto" w:fill="auto"/>
          <w:vAlign w:val="center"/>
        </w:tcPr>
        <w:p w14:paraId="50F7C1BA" w14:textId="77777777" w:rsidR="00A355CA" w:rsidRDefault="00A355CA" w:rsidP="00C164AE">
          <w:pPr>
            <w:pStyle w:val="Piedepgina"/>
            <w:tabs>
              <w:tab w:val="clear" w:pos="8640"/>
              <w:tab w:val="right" w:pos="9639"/>
            </w:tabs>
            <w:jc w:val="center"/>
            <w:rPr>
              <w:rStyle w:val="Nmerodepgina"/>
            </w:rPr>
          </w:pPr>
          <w:r w:rsidRPr="001E4F45">
            <w:rPr>
              <w:rStyle w:val="Nmerodepgina"/>
            </w:rPr>
            <w:t>Página</w:t>
          </w:r>
        </w:p>
        <w:p w14:paraId="4BCFE9BE" w14:textId="77777777" w:rsidR="00A355CA" w:rsidRDefault="00A355CA" w:rsidP="00C164AE">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7</w:t>
          </w:r>
          <w:r>
            <w:rPr>
              <w:rStyle w:val="Nmerodepgina"/>
            </w:rPr>
            <w:fldChar w:fldCharType="end"/>
          </w:r>
        </w:p>
      </w:tc>
    </w:tr>
    <w:tr w:rsidR="00A355CA" w:rsidRPr="00C164AE" w14:paraId="0D1D563F" w14:textId="77777777" w:rsidTr="00C164AE">
      <w:trPr>
        <w:trHeight w:val="279"/>
      </w:trPr>
      <w:tc>
        <w:tcPr>
          <w:tcW w:w="1112" w:type="dxa"/>
          <w:vMerge/>
          <w:shd w:val="clear" w:color="auto" w:fill="auto"/>
          <w:vAlign w:val="center"/>
        </w:tcPr>
        <w:p w14:paraId="759D221A" w14:textId="77777777" w:rsidR="00A355CA" w:rsidRPr="003E1612" w:rsidRDefault="00A355CA" w:rsidP="00C164AE">
          <w:pPr>
            <w:pStyle w:val="Piedepgina"/>
            <w:tabs>
              <w:tab w:val="clear" w:pos="8640"/>
              <w:tab w:val="right" w:pos="9639"/>
            </w:tabs>
          </w:pPr>
        </w:p>
      </w:tc>
      <w:tc>
        <w:tcPr>
          <w:tcW w:w="7501" w:type="dxa"/>
          <w:shd w:val="clear" w:color="auto" w:fill="auto"/>
          <w:vAlign w:val="center"/>
        </w:tcPr>
        <w:p w14:paraId="283247F8" w14:textId="68F08BF5" w:rsidR="00A355CA" w:rsidRPr="00C164AE" w:rsidRDefault="00A355CA" w:rsidP="00E2258B">
          <w:pPr>
            <w:autoSpaceDE w:val="0"/>
            <w:autoSpaceDN w:val="0"/>
            <w:adjustRightInd w:val="0"/>
            <w:jc w:val="center"/>
            <w:rPr>
              <w:sz w:val="20"/>
              <w:szCs w:val="20"/>
              <w:lang w:val="pt-BR"/>
            </w:rPr>
          </w:pPr>
          <w:r w:rsidRPr="00C164AE">
            <w:rPr>
              <w:sz w:val="20"/>
              <w:szCs w:val="20"/>
              <w:lang w:val="pt-BR"/>
            </w:rPr>
            <w:t xml:space="preserve">No. DOC. </w:t>
          </w:r>
          <w:r w:rsidR="00FB0FD0">
            <w:rPr>
              <w:sz w:val="20"/>
              <w:szCs w:val="20"/>
              <w:lang w:val="pt-BR"/>
            </w:rPr>
            <w:t>11113</w:t>
          </w:r>
          <w:r w:rsidRPr="00C164AE">
            <w:rPr>
              <w:sz w:val="20"/>
              <w:szCs w:val="20"/>
              <w:lang w:val="pt-BR"/>
            </w:rPr>
            <w:t>P0</w:t>
          </w:r>
          <w:r w:rsidR="00FB0FD0">
            <w:rPr>
              <w:sz w:val="20"/>
              <w:szCs w:val="20"/>
              <w:lang w:val="pt-BR"/>
            </w:rPr>
            <w:t>3REQ002</w:t>
          </w:r>
        </w:p>
      </w:tc>
      <w:tc>
        <w:tcPr>
          <w:tcW w:w="1175" w:type="dxa"/>
          <w:vMerge/>
          <w:shd w:val="clear" w:color="auto" w:fill="auto"/>
          <w:vAlign w:val="center"/>
        </w:tcPr>
        <w:p w14:paraId="2BFFBDB3" w14:textId="77777777" w:rsidR="00A355CA" w:rsidRPr="00C164AE" w:rsidRDefault="00A355CA" w:rsidP="00C164AE">
          <w:pPr>
            <w:pStyle w:val="Piedepgina"/>
            <w:tabs>
              <w:tab w:val="clear" w:pos="8640"/>
              <w:tab w:val="right" w:pos="9639"/>
            </w:tabs>
            <w:jc w:val="center"/>
            <w:rPr>
              <w:rStyle w:val="Nmerodepgina"/>
              <w:lang w:val="pt-BR"/>
            </w:rPr>
          </w:pPr>
        </w:p>
      </w:tc>
    </w:tr>
  </w:tbl>
  <w:p w14:paraId="398256AD" w14:textId="77777777" w:rsidR="00A355CA" w:rsidRPr="00C72B01" w:rsidRDefault="00A355CA" w:rsidP="00C72B0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2"/>
      <w:gridCol w:w="1602"/>
      <w:gridCol w:w="2368"/>
      <w:gridCol w:w="2336"/>
      <w:gridCol w:w="2446"/>
    </w:tblGrid>
    <w:tr w:rsidR="00A355CA" w14:paraId="0DF33E43" w14:textId="77777777">
      <w:tc>
        <w:tcPr>
          <w:tcW w:w="1112" w:type="dxa"/>
          <w:vMerge w:val="restart"/>
          <w:shd w:val="clear" w:color="auto" w:fill="auto"/>
          <w:vAlign w:val="center"/>
        </w:tcPr>
        <w:p w14:paraId="00890EA4"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1602" w:type="dxa"/>
          <w:tcBorders>
            <w:bottom w:val="single" w:sz="4" w:space="0" w:color="auto"/>
          </w:tcBorders>
          <w:shd w:val="clear" w:color="auto" w:fill="F3F3F3"/>
          <w:vAlign w:val="center"/>
        </w:tcPr>
        <w:p w14:paraId="250353B1"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368" w:type="dxa"/>
          <w:shd w:val="clear" w:color="auto" w:fill="F3F3F3"/>
          <w:vAlign w:val="center"/>
        </w:tcPr>
        <w:p w14:paraId="0BAE63EE"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Nombre</w:t>
          </w:r>
        </w:p>
      </w:tc>
      <w:tc>
        <w:tcPr>
          <w:tcW w:w="2336" w:type="dxa"/>
          <w:shd w:val="clear" w:color="auto" w:fill="F3F3F3"/>
          <w:vAlign w:val="center"/>
        </w:tcPr>
        <w:p w14:paraId="3C3C4A09"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Cargo</w:t>
          </w:r>
        </w:p>
      </w:tc>
      <w:tc>
        <w:tcPr>
          <w:tcW w:w="2446" w:type="dxa"/>
          <w:shd w:val="clear" w:color="auto" w:fill="F3F3F3"/>
          <w:vAlign w:val="center"/>
        </w:tcPr>
        <w:p w14:paraId="6FF10FAC"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Firma</w:t>
          </w:r>
        </w:p>
      </w:tc>
    </w:tr>
    <w:tr w:rsidR="00C06013" w14:paraId="33D473DC" w14:textId="77777777">
      <w:trPr>
        <w:trHeight w:val="409"/>
      </w:trPr>
      <w:tc>
        <w:tcPr>
          <w:tcW w:w="1112" w:type="dxa"/>
          <w:vMerge/>
          <w:shd w:val="clear" w:color="auto" w:fill="auto"/>
        </w:tcPr>
        <w:p w14:paraId="47A83EB8" w14:textId="77777777" w:rsidR="00C06013" w:rsidRDefault="00C06013"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1602" w:type="dxa"/>
          <w:shd w:val="clear" w:color="auto" w:fill="F3F3F3"/>
          <w:vAlign w:val="center"/>
        </w:tcPr>
        <w:p w14:paraId="1C7B0365" w14:textId="77777777" w:rsidR="00C06013" w:rsidRDefault="00C06013"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Elabora</w:t>
          </w:r>
        </w:p>
      </w:tc>
      <w:tc>
        <w:tcPr>
          <w:tcW w:w="2368" w:type="dxa"/>
          <w:vAlign w:val="center"/>
        </w:tcPr>
        <w:p w14:paraId="363DF868" w14:textId="684EFEC0" w:rsidR="00C06013" w:rsidRDefault="000E4BAA" w:rsidP="0066312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del w:id="38" w:author="Félix Heinz" w:date="2023-06-23T16:52:00Z">
            <w:r w:rsidDel="00C17B04">
              <w:rPr>
                <w:sz w:val="19"/>
                <w:szCs w:val="19"/>
              </w:rPr>
              <w:delText>Allan Gutiérrez</w:delText>
            </w:r>
          </w:del>
          <w:ins w:id="39" w:author="Félix Heinz" w:date="2023-06-23T16:52:00Z">
            <w:r w:rsidR="00C17B04">
              <w:rPr>
                <w:sz w:val="19"/>
                <w:szCs w:val="19"/>
              </w:rPr>
              <w:t>Juan La Rivera</w:t>
            </w:r>
          </w:ins>
        </w:p>
      </w:tc>
      <w:tc>
        <w:tcPr>
          <w:tcW w:w="2336" w:type="dxa"/>
          <w:vAlign w:val="center"/>
        </w:tcPr>
        <w:p w14:paraId="026F88E6" w14:textId="06EE660A" w:rsidR="00C06013" w:rsidRDefault="00C17B04" w:rsidP="00663122">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ins w:id="40" w:author="Félix Heinz" w:date="2023-06-23T16:54:00Z">
            <w:r>
              <w:rPr>
                <w:sz w:val="19"/>
                <w:szCs w:val="19"/>
              </w:rPr>
              <w:t>Jefe de Ingeniería</w:t>
            </w:r>
          </w:ins>
          <w:del w:id="41" w:author="Félix Heinz" w:date="2023-06-23T16:54:00Z">
            <w:r w:rsidR="00C06013" w:rsidDel="00C17B04">
              <w:rPr>
                <w:sz w:val="19"/>
                <w:szCs w:val="19"/>
              </w:rPr>
              <w:delText>Jefe Depto. Ingeniería de Sistemas</w:delText>
            </w:r>
          </w:del>
        </w:p>
      </w:tc>
      <w:tc>
        <w:tcPr>
          <w:tcW w:w="2446" w:type="dxa"/>
          <w:vAlign w:val="center"/>
        </w:tcPr>
        <w:p w14:paraId="0BE38E3D" w14:textId="77777777" w:rsidR="00C06013" w:rsidRDefault="00C06013"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A355CA" w14:paraId="621F30EB" w14:textId="77777777">
      <w:trPr>
        <w:trHeight w:val="340"/>
      </w:trPr>
      <w:tc>
        <w:tcPr>
          <w:tcW w:w="1112" w:type="dxa"/>
          <w:vMerge/>
          <w:shd w:val="clear" w:color="auto" w:fill="auto"/>
        </w:tcPr>
        <w:p w14:paraId="786D8425"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1602" w:type="dxa"/>
          <w:shd w:val="clear" w:color="auto" w:fill="F3F3F3"/>
          <w:vAlign w:val="center"/>
        </w:tcPr>
        <w:p w14:paraId="1C736A1B"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Revisa</w:t>
          </w:r>
        </w:p>
      </w:tc>
      <w:tc>
        <w:tcPr>
          <w:tcW w:w="2368" w:type="dxa"/>
          <w:vAlign w:val="center"/>
        </w:tcPr>
        <w:p w14:paraId="12BA43D6" w14:textId="10813492" w:rsidR="00A355CA" w:rsidRDefault="00C17B04"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ins w:id="42" w:author="Félix Heinz" w:date="2023-06-23T16:54:00Z">
            <w:r>
              <w:rPr>
                <w:sz w:val="19"/>
                <w:szCs w:val="19"/>
              </w:rPr>
              <w:t>Jaime Huenuqueo S.</w:t>
            </w:r>
          </w:ins>
          <w:del w:id="43" w:author="Félix Heinz" w:date="2023-06-23T16:54:00Z">
            <w:r w:rsidR="00FB0FD0" w:rsidDel="00C17B04">
              <w:rPr>
                <w:sz w:val="19"/>
                <w:szCs w:val="19"/>
              </w:rPr>
              <w:delText>Juan La</w:delText>
            </w:r>
            <w:r w:rsidR="000E4BAA" w:rsidDel="00C17B04">
              <w:rPr>
                <w:sz w:val="19"/>
                <w:szCs w:val="19"/>
              </w:rPr>
              <w:delText xml:space="preserve"> R</w:delText>
            </w:r>
            <w:r w:rsidR="00FB0FD0" w:rsidDel="00C17B04">
              <w:rPr>
                <w:sz w:val="19"/>
                <w:szCs w:val="19"/>
              </w:rPr>
              <w:delText>ivera</w:delText>
            </w:r>
          </w:del>
        </w:p>
      </w:tc>
      <w:tc>
        <w:tcPr>
          <w:tcW w:w="2336" w:type="dxa"/>
          <w:vAlign w:val="center"/>
        </w:tcPr>
        <w:p w14:paraId="0EC91ACC" w14:textId="7716D7AA" w:rsidR="00A355CA" w:rsidRDefault="00C17B04"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ins w:id="44" w:author="Félix Heinz" w:date="2023-06-23T16:54:00Z">
            <w:r>
              <w:rPr>
                <w:sz w:val="19"/>
                <w:szCs w:val="19"/>
              </w:rPr>
              <w:t>Jefe Depto. Ingeniería de Sistemas</w:t>
            </w:r>
          </w:ins>
          <w:del w:id="45" w:author="Félix Heinz" w:date="2023-06-23T16:54:00Z">
            <w:r w:rsidR="00C06013" w:rsidDel="00C17B04">
              <w:rPr>
                <w:sz w:val="19"/>
                <w:szCs w:val="19"/>
              </w:rPr>
              <w:delText>Jefe Proyecto Simulador</w:delText>
            </w:r>
          </w:del>
        </w:p>
      </w:tc>
      <w:tc>
        <w:tcPr>
          <w:tcW w:w="2446" w:type="dxa"/>
          <w:vAlign w:val="center"/>
        </w:tcPr>
        <w:p w14:paraId="5415C479"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A355CA" w14:paraId="365A2DC8" w14:textId="77777777">
      <w:trPr>
        <w:trHeight w:val="405"/>
      </w:trPr>
      <w:tc>
        <w:tcPr>
          <w:tcW w:w="1112" w:type="dxa"/>
          <w:vMerge/>
          <w:shd w:val="clear" w:color="auto" w:fill="auto"/>
        </w:tcPr>
        <w:p w14:paraId="61A494D7"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1602" w:type="dxa"/>
          <w:shd w:val="clear" w:color="auto" w:fill="F3F3F3"/>
          <w:vAlign w:val="center"/>
        </w:tcPr>
        <w:p w14:paraId="01EEE469"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Aprueba</w:t>
          </w:r>
        </w:p>
      </w:tc>
      <w:tc>
        <w:tcPr>
          <w:tcW w:w="2368" w:type="dxa"/>
          <w:vAlign w:val="center"/>
        </w:tcPr>
        <w:p w14:paraId="44BD3DA0" w14:textId="20B69683" w:rsidR="00A355CA" w:rsidRDefault="00FB0FD0"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rPr>
            <w:t>Manuel González</w:t>
          </w:r>
        </w:p>
      </w:tc>
      <w:tc>
        <w:tcPr>
          <w:tcW w:w="2336" w:type="dxa"/>
          <w:vAlign w:val="center"/>
        </w:tcPr>
        <w:p w14:paraId="2AF206C9" w14:textId="4BA00C15" w:rsidR="00A355CA" w:rsidRDefault="00C06013" w:rsidP="0000155F">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r>
            <w:rPr>
              <w:sz w:val="19"/>
            </w:rPr>
            <w:t>Jefe Programa</w:t>
          </w:r>
        </w:p>
      </w:tc>
      <w:tc>
        <w:tcPr>
          <w:tcW w:w="2446" w:type="dxa"/>
          <w:vAlign w:val="center"/>
        </w:tcPr>
        <w:p w14:paraId="21FB0777" w14:textId="77777777" w:rsidR="00A355CA" w:rsidRDefault="00A355CA" w:rsidP="00C72B01">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r>
  </w:tbl>
  <w:p w14:paraId="3C9B2B6C" w14:textId="77777777" w:rsidR="00A355CA" w:rsidRPr="00C72B01" w:rsidRDefault="00A355CA" w:rsidP="00C72B0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557F8" w14:textId="77777777" w:rsidR="00225041" w:rsidRDefault="00225041">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FCC6935" w14:textId="77777777" w:rsidR="00225041" w:rsidRDefault="00225041">
    <w:pPr>
      <w:pStyle w:val="Piedepgina"/>
      <w:ind w:right="36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35EB" w14:textId="77777777" w:rsidR="001177C1" w:rsidRDefault="001177C1" w:rsidP="001177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2"/>
      <w:gridCol w:w="7379"/>
      <w:gridCol w:w="1168"/>
    </w:tblGrid>
    <w:tr w:rsidR="001177C1" w14:paraId="11A9F66D" w14:textId="77777777" w:rsidTr="002F725C">
      <w:trPr>
        <w:trHeight w:val="867"/>
      </w:trPr>
      <w:tc>
        <w:tcPr>
          <w:tcW w:w="1112" w:type="dxa"/>
          <w:vMerge w:val="restart"/>
          <w:tcBorders>
            <w:top w:val="single" w:sz="4" w:space="0" w:color="auto"/>
            <w:left w:val="single" w:sz="4" w:space="0" w:color="auto"/>
            <w:bottom w:val="single" w:sz="4" w:space="0" w:color="auto"/>
            <w:right w:val="single" w:sz="4" w:space="0" w:color="auto"/>
          </w:tcBorders>
          <w:vAlign w:val="center"/>
        </w:tcPr>
        <w:p w14:paraId="37976CE3" w14:textId="77777777" w:rsidR="001177C1" w:rsidRDefault="001177C1" w:rsidP="002F725C">
          <w:pPr>
            <w:pStyle w:val="Piedepgina"/>
            <w:tabs>
              <w:tab w:val="clear" w:pos="8640"/>
              <w:tab w:val="right" w:pos="9639"/>
            </w:tabs>
          </w:pPr>
        </w:p>
      </w:tc>
      <w:tc>
        <w:tcPr>
          <w:tcW w:w="7501" w:type="dxa"/>
          <w:tcBorders>
            <w:top w:val="single" w:sz="4" w:space="0" w:color="auto"/>
            <w:left w:val="single" w:sz="4" w:space="0" w:color="auto"/>
            <w:bottom w:val="single" w:sz="4" w:space="0" w:color="auto"/>
            <w:right w:val="single" w:sz="4" w:space="0" w:color="auto"/>
          </w:tcBorders>
          <w:vAlign w:val="center"/>
          <w:hideMark/>
        </w:tcPr>
        <w:p w14:paraId="47390553" w14:textId="368BB735" w:rsidR="001177C1" w:rsidRDefault="001177C1" w:rsidP="002F725C">
          <w:pPr>
            <w:autoSpaceDE w:val="0"/>
            <w:autoSpaceDN w:val="0"/>
            <w:adjustRightInd w:val="0"/>
            <w:jc w:val="both"/>
            <w:rPr>
              <w:sz w:val="16"/>
              <w:szCs w:val="16"/>
            </w:rPr>
          </w:pPr>
          <w:r>
            <w:rPr>
              <w:sz w:val="16"/>
              <w:szCs w:val="16"/>
              <w:lang w:val="es-MX"/>
            </w:rPr>
            <w:t xml:space="preserve">Este documento y la información contenida en él son propiedad de DTS </w:t>
          </w:r>
          <w:r w:rsidR="00366147">
            <w:rPr>
              <w:sz w:val="16"/>
              <w:szCs w:val="16"/>
              <w:lang w:val="es-MX"/>
            </w:rPr>
            <w:t>SpA</w:t>
          </w:r>
          <w:r>
            <w:rPr>
              <w:sz w:val="16"/>
              <w:szCs w:val="16"/>
              <w:lang w:val="es-MX"/>
            </w:rPr>
            <w:t xml:space="preserve">. Cualquier reproducción, </w:t>
          </w:r>
          <w:r>
            <w:rPr>
              <w:sz w:val="16"/>
              <w:szCs w:val="16"/>
            </w:rPr>
            <w:t xml:space="preserve">transferencia o uso por terceros está prohibido salvo autorización escrita de DTS </w:t>
          </w:r>
          <w:r w:rsidR="00366147">
            <w:rPr>
              <w:sz w:val="16"/>
              <w:szCs w:val="16"/>
            </w:rPr>
            <w:t>SpA</w:t>
          </w:r>
          <w:r>
            <w:rPr>
              <w:sz w:val="16"/>
              <w:szCs w:val="16"/>
            </w:rPr>
            <w:t>. Los receptores de este documento aceptan la responsabilidad de mantener la confidencialidad de su contenido de acuerdo a la clasificación indicada en el encabezamiento.</w:t>
          </w:r>
          <w:r w:rsidR="00F36F0B">
            <w:rPr>
              <w:sz w:val="16"/>
              <w:szCs w:val="16"/>
            </w:rPr>
            <w:t xml:space="preserve"> Formato 03200C00FOR022.</w:t>
          </w:r>
        </w:p>
      </w:tc>
      <w:tc>
        <w:tcPr>
          <w:tcW w:w="1175" w:type="dxa"/>
          <w:vMerge w:val="restart"/>
          <w:tcBorders>
            <w:top w:val="single" w:sz="4" w:space="0" w:color="auto"/>
            <w:left w:val="single" w:sz="4" w:space="0" w:color="auto"/>
            <w:bottom w:val="single" w:sz="4" w:space="0" w:color="auto"/>
            <w:right w:val="single" w:sz="4" w:space="0" w:color="auto"/>
          </w:tcBorders>
          <w:vAlign w:val="center"/>
          <w:hideMark/>
        </w:tcPr>
        <w:p w14:paraId="718E1837" w14:textId="77777777" w:rsidR="001177C1" w:rsidRDefault="001177C1" w:rsidP="002F725C">
          <w:pPr>
            <w:pStyle w:val="Piedepgina"/>
            <w:tabs>
              <w:tab w:val="clear" w:pos="8640"/>
              <w:tab w:val="right" w:pos="9639"/>
            </w:tabs>
            <w:jc w:val="center"/>
            <w:rPr>
              <w:rStyle w:val="Nmerodepgina"/>
            </w:rPr>
          </w:pPr>
          <w:r>
            <w:rPr>
              <w:rStyle w:val="Nmerodepgina"/>
            </w:rPr>
            <w:t>Página</w:t>
          </w:r>
        </w:p>
        <w:p w14:paraId="7343F8BA" w14:textId="77777777" w:rsidR="001177C1" w:rsidRDefault="001177C1" w:rsidP="002F725C">
          <w:pPr>
            <w:pStyle w:val="Piedepgina"/>
            <w:tabs>
              <w:tab w:val="clear" w:pos="8640"/>
              <w:tab w:val="right" w:pos="9639"/>
            </w:tabs>
            <w:jc w:val="cente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r>
            <w:rPr>
              <w:rStyle w:val="Nmerodepgina"/>
            </w:rPr>
            <w:t xml:space="preserve"> de </w:t>
          </w:r>
          <w:r>
            <w:rPr>
              <w:rStyle w:val="Nmerodepgina"/>
            </w:rPr>
            <w:fldChar w:fldCharType="begin"/>
          </w:r>
          <w:r>
            <w:rPr>
              <w:rStyle w:val="Nmerodepgina"/>
            </w:rPr>
            <w:instrText xml:space="preserve"> NUMPAGES </w:instrText>
          </w:r>
          <w:r>
            <w:rPr>
              <w:rStyle w:val="Nmerodepgina"/>
            </w:rPr>
            <w:fldChar w:fldCharType="separate"/>
          </w:r>
          <w:r>
            <w:rPr>
              <w:rStyle w:val="Nmerodepgina"/>
              <w:noProof/>
            </w:rPr>
            <w:t>12</w:t>
          </w:r>
          <w:r>
            <w:rPr>
              <w:rStyle w:val="Nmerodepgina"/>
            </w:rPr>
            <w:fldChar w:fldCharType="end"/>
          </w:r>
        </w:p>
      </w:tc>
    </w:tr>
    <w:tr w:rsidR="001177C1" w14:paraId="66856CE8" w14:textId="77777777" w:rsidTr="002F725C">
      <w:trPr>
        <w:trHeight w:val="27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5F7B01" w14:textId="77777777" w:rsidR="001177C1" w:rsidRDefault="001177C1" w:rsidP="002F725C"/>
      </w:tc>
      <w:tc>
        <w:tcPr>
          <w:tcW w:w="7501" w:type="dxa"/>
          <w:tcBorders>
            <w:top w:val="single" w:sz="4" w:space="0" w:color="auto"/>
            <w:left w:val="single" w:sz="4" w:space="0" w:color="auto"/>
            <w:bottom w:val="single" w:sz="4" w:space="0" w:color="auto"/>
            <w:right w:val="single" w:sz="4" w:space="0" w:color="auto"/>
          </w:tcBorders>
          <w:vAlign w:val="center"/>
          <w:hideMark/>
        </w:tcPr>
        <w:p w14:paraId="29FEB32D" w14:textId="7667E159" w:rsidR="001177C1" w:rsidRDefault="001177C1" w:rsidP="002F725C">
          <w:pPr>
            <w:autoSpaceDE w:val="0"/>
            <w:autoSpaceDN w:val="0"/>
            <w:adjustRightInd w:val="0"/>
            <w:jc w:val="center"/>
            <w:rPr>
              <w:sz w:val="20"/>
              <w:szCs w:val="20"/>
              <w:lang w:val="pt-BR"/>
            </w:rPr>
          </w:pPr>
          <w:r>
            <w:rPr>
              <w:sz w:val="20"/>
              <w:szCs w:val="20"/>
              <w:lang w:val="pt-BR"/>
            </w:rPr>
            <w:t xml:space="preserve">No. DOC. </w:t>
          </w:r>
          <w:del w:id="48" w:author="Félix Heinz" w:date="2023-06-23T16:57:00Z">
            <w:r w:rsidR="007D407F" w:rsidDel="003C6111">
              <w:rPr>
                <w:sz w:val="20"/>
                <w:szCs w:val="20"/>
                <w:lang w:val="pt-BR"/>
              </w:rPr>
              <w:delText>nnnnn</w:delText>
            </w:r>
            <w:r w:rsidR="007D407F" w:rsidRPr="00C164AE" w:rsidDel="003C6111">
              <w:rPr>
                <w:sz w:val="20"/>
                <w:szCs w:val="20"/>
                <w:lang w:val="pt-BR"/>
              </w:rPr>
              <w:delText>P01</w:delText>
            </w:r>
            <w:r w:rsidR="007D407F" w:rsidDel="003C6111">
              <w:rPr>
                <w:sz w:val="20"/>
                <w:szCs w:val="20"/>
                <w:lang w:val="pt-BR"/>
              </w:rPr>
              <w:delText>SDRxxx</w:delText>
            </w:r>
          </w:del>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2C88B6" w14:textId="77777777" w:rsidR="001177C1" w:rsidRDefault="001177C1" w:rsidP="002F725C"/>
      </w:tc>
    </w:tr>
  </w:tbl>
  <w:p w14:paraId="27AFE25D" w14:textId="77777777" w:rsidR="00225041" w:rsidRPr="001177C1" w:rsidRDefault="00225041" w:rsidP="001177C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2693"/>
      <w:gridCol w:w="2693"/>
      <w:gridCol w:w="2835"/>
    </w:tblGrid>
    <w:tr w:rsidR="0090571D" w14:paraId="7173706A" w14:textId="77777777">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1F054FA1"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p>
      </w:tc>
      <w:tc>
        <w:tcPr>
          <w:tcW w:w="2693" w:type="dxa"/>
          <w:tcBorders>
            <w:top w:val="single" w:sz="4" w:space="0" w:color="auto"/>
            <w:left w:val="single" w:sz="4" w:space="0" w:color="auto"/>
            <w:bottom w:val="single" w:sz="4" w:space="0" w:color="auto"/>
            <w:right w:val="single" w:sz="4" w:space="0" w:color="auto"/>
          </w:tcBorders>
          <w:shd w:val="clear" w:color="auto" w:fill="F3F3F3"/>
          <w:vAlign w:val="center"/>
        </w:tcPr>
        <w:p w14:paraId="29CC9C65"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Nombre</w:t>
          </w:r>
        </w:p>
      </w:tc>
      <w:tc>
        <w:tcPr>
          <w:tcW w:w="2693" w:type="dxa"/>
          <w:tcBorders>
            <w:top w:val="single" w:sz="4" w:space="0" w:color="auto"/>
            <w:left w:val="single" w:sz="4" w:space="0" w:color="auto"/>
            <w:bottom w:val="single" w:sz="4" w:space="0" w:color="auto"/>
            <w:right w:val="single" w:sz="4" w:space="0" w:color="auto"/>
          </w:tcBorders>
          <w:shd w:val="clear" w:color="auto" w:fill="F3F3F3"/>
          <w:vAlign w:val="center"/>
        </w:tcPr>
        <w:p w14:paraId="29989E6B"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Cargo</w:t>
          </w:r>
        </w:p>
      </w:tc>
      <w:tc>
        <w:tcPr>
          <w:tcW w:w="2835" w:type="dxa"/>
          <w:tcBorders>
            <w:top w:val="single" w:sz="4" w:space="0" w:color="auto"/>
            <w:left w:val="single" w:sz="4" w:space="0" w:color="auto"/>
            <w:bottom w:val="single" w:sz="4" w:space="0" w:color="auto"/>
            <w:right w:val="single" w:sz="4" w:space="0" w:color="auto"/>
          </w:tcBorders>
          <w:shd w:val="clear" w:color="auto" w:fill="F3F3F3"/>
          <w:vAlign w:val="center"/>
        </w:tcPr>
        <w:p w14:paraId="5F022C89"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Firma</w:t>
          </w:r>
        </w:p>
      </w:tc>
    </w:tr>
    <w:tr w:rsidR="0090571D" w14:paraId="47C68209" w14:textId="77777777">
      <w:trPr>
        <w:trHeight w:val="409"/>
      </w:trPr>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74AC7AE1"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Elabora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17F30AFE"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61F9727C"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39A9F270"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90571D" w14:paraId="52349B15" w14:textId="77777777">
      <w:trPr>
        <w:trHeight w:val="340"/>
      </w:trPr>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25777AD3"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Revisa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73AFA52D"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left="-250" w:firstLine="250"/>
            <w:jc w:val="center"/>
            <w:rPr>
              <w:sz w:val="19"/>
              <w:szCs w:val="19"/>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346095DA"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78619240"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szCs w:val="19"/>
            </w:rPr>
          </w:pPr>
        </w:p>
      </w:tc>
    </w:tr>
    <w:tr w:rsidR="0090571D" w14:paraId="52CC1516" w14:textId="77777777">
      <w:trPr>
        <w:trHeight w:val="405"/>
      </w:trPr>
      <w:tc>
        <w:tcPr>
          <w:tcW w:w="1526" w:type="dxa"/>
          <w:tcBorders>
            <w:top w:val="single" w:sz="4" w:space="0" w:color="auto"/>
            <w:left w:val="single" w:sz="4" w:space="0" w:color="auto"/>
            <w:bottom w:val="single" w:sz="4" w:space="0" w:color="auto"/>
            <w:right w:val="single" w:sz="4" w:space="0" w:color="auto"/>
          </w:tcBorders>
          <w:shd w:val="clear" w:color="auto" w:fill="F3F3F3"/>
          <w:vAlign w:val="center"/>
        </w:tcPr>
        <w:p w14:paraId="472E5BF4"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b/>
              <w:sz w:val="19"/>
            </w:rPr>
          </w:pPr>
          <w:r>
            <w:rPr>
              <w:b/>
              <w:sz w:val="19"/>
            </w:rPr>
            <w:t>Aprueba</w:t>
          </w: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88A8BFC"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c>
        <w:tcPr>
          <w:tcW w:w="2693" w:type="dxa"/>
          <w:tcBorders>
            <w:top w:val="single" w:sz="4" w:space="0" w:color="auto"/>
            <w:left w:val="single" w:sz="4" w:space="0" w:color="auto"/>
            <w:bottom w:val="single" w:sz="4" w:space="0" w:color="auto"/>
            <w:right w:val="single" w:sz="4" w:space="0" w:color="auto"/>
          </w:tcBorders>
          <w:shd w:val="clear" w:color="auto" w:fill="auto"/>
          <w:vAlign w:val="center"/>
        </w:tcPr>
        <w:p w14:paraId="56293569"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c>
        <w:tcPr>
          <w:tcW w:w="2835" w:type="dxa"/>
          <w:tcBorders>
            <w:top w:val="single" w:sz="4" w:space="0" w:color="auto"/>
            <w:left w:val="single" w:sz="4" w:space="0" w:color="auto"/>
            <w:bottom w:val="single" w:sz="4" w:space="0" w:color="auto"/>
            <w:right w:val="single" w:sz="4" w:space="0" w:color="auto"/>
          </w:tcBorders>
          <w:shd w:val="clear" w:color="auto" w:fill="auto"/>
          <w:vAlign w:val="center"/>
        </w:tcPr>
        <w:p w14:paraId="05F2E872" w14:textId="77777777" w:rsidR="0090571D" w:rsidRDefault="0090571D">
          <w:p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jc w:val="center"/>
            <w:rPr>
              <w:sz w:val="19"/>
            </w:rPr>
          </w:pPr>
        </w:p>
      </w:tc>
    </w:tr>
  </w:tbl>
  <w:p w14:paraId="7A51C541" w14:textId="77777777" w:rsidR="00225041" w:rsidRPr="0090571D" w:rsidRDefault="00225041" w:rsidP="009057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4D90C" w14:textId="77777777" w:rsidR="00D14B64" w:rsidRDefault="00D14B64">
      <w:r>
        <w:separator/>
      </w:r>
    </w:p>
  </w:footnote>
  <w:footnote w:type="continuationSeparator" w:id="0">
    <w:p w14:paraId="50F07823" w14:textId="77777777" w:rsidR="00D14B64" w:rsidRDefault="00D14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A355CA" w14:paraId="708F3E67" w14:textId="77777777">
      <w:tc>
        <w:tcPr>
          <w:tcW w:w="2088" w:type="dxa"/>
          <w:tcBorders>
            <w:right w:val="nil"/>
          </w:tcBorders>
        </w:tcPr>
        <w:p w14:paraId="13EA65B7" w14:textId="77777777" w:rsidR="00A355CA" w:rsidRDefault="00A355CA">
          <w:pPr>
            <w:pStyle w:val="Encabezado"/>
            <w:rPr>
              <w:b/>
              <w:sz w:val="19"/>
            </w:rPr>
          </w:pPr>
          <w:r>
            <w:rPr>
              <w:b/>
              <w:sz w:val="19"/>
            </w:rPr>
            <w:t>DTS</w:t>
          </w:r>
        </w:p>
      </w:tc>
      <w:tc>
        <w:tcPr>
          <w:tcW w:w="5250" w:type="dxa"/>
          <w:tcBorders>
            <w:left w:val="nil"/>
            <w:right w:val="nil"/>
          </w:tcBorders>
        </w:tcPr>
        <w:p w14:paraId="224CE916" w14:textId="28CB835C" w:rsidR="00A355CA" w:rsidRDefault="00C06013">
          <w:pPr>
            <w:pStyle w:val="Encabezado"/>
            <w:jc w:val="center"/>
            <w:rPr>
              <w:b/>
              <w:sz w:val="19"/>
            </w:rPr>
          </w:pPr>
          <w:r>
            <w:rPr>
              <w:b/>
              <w:sz w:val="19"/>
            </w:rPr>
            <w:t>INTERNO</w:t>
          </w:r>
        </w:p>
        <w:p w14:paraId="7B96AF08" w14:textId="77777777" w:rsidR="00A355CA" w:rsidRDefault="00A355CA">
          <w:pPr>
            <w:pStyle w:val="Encabezado"/>
            <w:jc w:val="center"/>
            <w:rPr>
              <w:b/>
              <w:sz w:val="19"/>
            </w:rPr>
          </w:pPr>
        </w:p>
        <w:p w14:paraId="5EC5AF07" w14:textId="1F6F9818" w:rsidR="00A355CA" w:rsidRDefault="00A355CA" w:rsidP="00E2258B">
          <w:pPr>
            <w:pStyle w:val="Encabezado"/>
            <w:jc w:val="center"/>
            <w:rPr>
              <w:sz w:val="19"/>
            </w:rPr>
          </w:pPr>
          <w:r>
            <w:rPr>
              <w:b/>
              <w:sz w:val="19"/>
            </w:rPr>
            <w:t>PROYECTO “</w:t>
          </w:r>
          <w:r w:rsidR="00C06013">
            <w:rPr>
              <w:b/>
              <w:sz w:val="19"/>
            </w:rPr>
            <w:t>PILLÁN II</w:t>
          </w:r>
          <w:r>
            <w:rPr>
              <w:b/>
              <w:sz w:val="19"/>
            </w:rPr>
            <w:t>”</w:t>
          </w:r>
        </w:p>
      </w:tc>
      <w:tc>
        <w:tcPr>
          <w:tcW w:w="2580" w:type="dxa"/>
          <w:tcBorders>
            <w:left w:val="nil"/>
          </w:tcBorders>
        </w:tcPr>
        <w:p w14:paraId="60D899C0" w14:textId="3443B071" w:rsidR="00A355CA" w:rsidRDefault="00C06013" w:rsidP="00F63544">
          <w:pPr>
            <w:pStyle w:val="Encabezado"/>
            <w:jc w:val="right"/>
            <w:rPr>
              <w:sz w:val="19"/>
            </w:rPr>
          </w:pPr>
          <w:del w:id="34" w:author="Manuel Gonzalez" w:date="2023-07-03T09:19:00Z">
            <w:r w:rsidDel="00977F10">
              <w:delText>07</w:delText>
            </w:r>
          </w:del>
          <w:ins w:id="35" w:author="Manuel Gonzalez" w:date="2023-07-03T09:19:00Z">
            <w:r w:rsidR="00977F10">
              <w:t>31</w:t>
            </w:r>
          </w:ins>
          <w:r>
            <w:t>-</w:t>
          </w:r>
          <w:del w:id="36" w:author="Manuel Gonzalez" w:date="2023-07-03T09:19:00Z">
            <w:r w:rsidDel="00977F10">
              <w:delText>MARZO</w:delText>
            </w:r>
          </w:del>
          <w:ins w:id="37" w:author="Manuel Gonzalez" w:date="2023-07-03T09:19:00Z">
            <w:r w:rsidR="00977F10">
              <w:t>JULIO</w:t>
            </w:r>
          </w:ins>
          <w:r>
            <w:t>-2023</w:t>
          </w:r>
        </w:p>
      </w:tc>
    </w:tr>
    <w:tr w:rsidR="00A355CA" w14:paraId="61D115BE" w14:textId="77777777">
      <w:tc>
        <w:tcPr>
          <w:tcW w:w="2088" w:type="dxa"/>
          <w:tcBorders>
            <w:right w:val="nil"/>
          </w:tcBorders>
        </w:tcPr>
        <w:p w14:paraId="4259E596" w14:textId="77777777" w:rsidR="00A355CA" w:rsidRDefault="00A355CA">
          <w:pPr>
            <w:pStyle w:val="Encabezado"/>
            <w:rPr>
              <w:b/>
              <w:sz w:val="19"/>
            </w:rPr>
          </w:pPr>
          <w:r>
            <w:rPr>
              <w:b/>
              <w:sz w:val="19"/>
            </w:rPr>
            <w:t>INGENIERÍA DE SISTEMAS</w:t>
          </w:r>
        </w:p>
      </w:tc>
      <w:tc>
        <w:tcPr>
          <w:tcW w:w="5250" w:type="dxa"/>
          <w:tcBorders>
            <w:left w:val="nil"/>
            <w:right w:val="nil"/>
          </w:tcBorders>
        </w:tcPr>
        <w:p w14:paraId="0DC98230" w14:textId="79BE19CC" w:rsidR="00A355CA" w:rsidRDefault="00BD55E1" w:rsidP="00FC1CF7">
          <w:pPr>
            <w:pStyle w:val="Encabezado"/>
            <w:jc w:val="center"/>
            <w:rPr>
              <w:b/>
              <w:sz w:val="19"/>
            </w:rPr>
          </w:pPr>
          <w:r>
            <w:rPr>
              <w:b/>
              <w:sz w:val="19"/>
            </w:rPr>
            <w:t>REQUERIMIENTOS DE SOFTWARE</w:t>
          </w:r>
        </w:p>
        <w:p w14:paraId="069424FC" w14:textId="17B4E0BA" w:rsidR="00A355CA" w:rsidRDefault="00C06013">
          <w:pPr>
            <w:pStyle w:val="Encabezado"/>
            <w:jc w:val="center"/>
            <w:rPr>
              <w:b/>
              <w:sz w:val="19"/>
            </w:rPr>
          </w:pPr>
          <w:r>
            <w:rPr>
              <w:b/>
              <w:sz w:val="19"/>
            </w:rPr>
            <w:t>SISTEMA SIMULADOR</w:t>
          </w:r>
        </w:p>
      </w:tc>
      <w:tc>
        <w:tcPr>
          <w:tcW w:w="2580" w:type="dxa"/>
          <w:tcBorders>
            <w:left w:val="nil"/>
          </w:tcBorders>
        </w:tcPr>
        <w:p w14:paraId="7C5B9E33" w14:textId="77777777" w:rsidR="00A355CA" w:rsidRDefault="00A355CA">
          <w:pPr>
            <w:pStyle w:val="Encabezado"/>
            <w:jc w:val="right"/>
            <w:rPr>
              <w:b/>
              <w:sz w:val="19"/>
            </w:rPr>
          </w:pPr>
          <w:r>
            <w:rPr>
              <w:b/>
              <w:sz w:val="19"/>
            </w:rPr>
            <w:t>Revisión: 1.0</w:t>
          </w:r>
        </w:p>
      </w:tc>
    </w:tr>
  </w:tbl>
  <w:p w14:paraId="2D3C06BF" w14:textId="77777777" w:rsidR="00A355CA" w:rsidRDefault="00A355CA">
    <w:pPr>
      <w:pStyle w:val="Encabezad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A355CA" w14:paraId="35328BB3" w14:textId="77777777">
      <w:tc>
        <w:tcPr>
          <w:tcW w:w="2088" w:type="dxa"/>
          <w:tcBorders>
            <w:right w:val="nil"/>
          </w:tcBorders>
        </w:tcPr>
        <w:p w14:paraId="414CE9F3" w14:textId="77777777" w:rsidR="00A355CA" w:rsidRDefault="00A355CA">
          <w:pPr>
            <w:pStyle w:val="Encabezado"/>
            <w:rPr>
              <w:sz w:val="19"/>
            </w:rPr>
          </w:pPr>
          <w:r w:rsidRPr="00ED5695">
            <w:rPr>
              <w:noProof/>
              <w:sz w:val="19"/>
              <w:lang w:eastAsia="es-CL"/>
            </w:rPr>
            <w:drawing>
              <wp:inline distT="0" distB="0" distL="0" distR="0" wp14:anchorId="7B410CB2" wp14:editId="0990FCE2">
                <wp:extent cx="1272845" cy="519976"/>
                <wp:effectExtent l="0" t="0" r="3810" b="0"/>
                <wp:docPr id="602989692" name="Imagen 60298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375" cy="537350"/>
                        </a:xfrm>
                        <a:prstGeom prst="rect">
                          <a:avLst/>
                        </a:prstGeom>
                        <a:noFill/>
                      </pic:spPr>
                    </pic:pic>
                  </a:graphicData>
                </a:graphic>
              </wp:inline>
            </w:drawing>
          </w:r>
        </w:p>
      </w:tc>
      <w:tc>
        <w:tcPr>
          <w:tcW w:w="5250" w:type="dxa"/>
          <w:tcBorders>
            <w:left w:val="nil"/>
            <w:right w:val="nil"/>
          </w:tcBorders>
        </w:tcPr>
        <w:p w14:paraId="3EB7EFC9" w14:textId="1EF2A9B6" w:rsidR="00A355CA" w:rsidRDefault="001D32DF" w:rsidP="00E2258B">
          <w:pPr>
            <w:pStyle w:val="Encabezado"/>
            <w:jc w:val="center"/>
            <w:rPr>
              <w:sz w:val="19"/>
            </w:rPr>
          </w:pPr>
          <w:r>
            <w:rPr>
              <w:b/>
              <w:sz w:val="19"/>
            </w:rPr>
            <w:t>INTERNO</w:t>
          </w:r>
        </w:p>
      </w:tc>
      <w:tc>
        <w:tcPr>
          <w:tcW w:w="2580" w:type="dxa"/>
          <w:tcBorders>
            <w:left w:val="nil"/>
          </w:tcBorders>
        </w:tcPr>
        <w:p w14:paraId="3176CA10" w14:textId="5E65755F" w:rsidR="00A355CA" w:rsidRDefault="001D32DF" w:rsidP="004F1EC7">
          <w:pPr>
            <w:pStyle w:val="Encabezado"/>
            <w:jc w:val="right"/>
            <w:rPr>
              <w:b/>
              <w:sz w:val="19"/>
            </w:rPr>
          </w:pPr>
          <w:r>
            <w:t>07-MARZO-2023</w:t>
          </w:r>
        </w:p>
      </w:tc>
    </w:tr>
    <w:tr w:rsidR="00A355CA" w14:paraId="07FDF9ED" w14:textId="77777777">
      <w:trPr>
        <w:hidden/>
      </w:trPr>
      <w:tc>
        <w:tcPr>
          <w:tcW w:w="2088" w:type="dxa"/>
          <w:tcBorders>
            <w:right w:val="nil"/>
          </w:tcBorders>
        </w:tcPr>
        <w:p w14:paraId="6F261B3B" w14:textId="77777777" w:rsidR="00A355CA" w:rsidRDefault="00A355CA" w:rsidP="00E2258B">
          <w:pPr>
            <w:pStyle w:val="Encabezado"/>
            <w:rPr>
              <w:sz w:val="19"/>
            </w:rPr>
          </w:pPr>
          <w:r>
            <w:rPr>
              <w:vanish/>
            </w:rPr>
            <w:cr/>
          </w:r>
          <w:r>
            <w:rPr>
              <w:b/>
              <w:sz w:val="19"/>
            </w:rPr>
            <w:t>INGENIERÍA DE</w:t>
          </w:r>
          <w:r>
            <w:rPr>
              <w:vanish/>
            </w:rPr>
            <w:cr/>
          </w:r>
          <w:r>
            <w:rPr>
              <w:b/>
              <w:sz w:val="19"/>
            </w:rPr>
            <w:t xml:space="preserve"> </w:t>
          </w:r>
          <w:r>
            <w:rPr>
              <w:vanish/>
            </w:rPr>
            <w:cr/>
          </w:r>
          <w:r>
            <w:rPr>
              <w:b/>
              <w:sz w:val="19"/>
            </w:rPr>
            <w:t>SISTEMAS</w:t>
          </w:r>
        </w:p>
      </w:tc>
      <w:tc>
        <w:tcPr>
          <w:tcW w:w="5250" w:type="dxa"/>
          <w:tcBorders>
            <w:left w:val="nil"/>
            <w:right w:val="nil"/>
          </w:tcBorders>
        </w:tcPr>
        <w:p w14:paraId="23EF9208" w14:textId="77777777" w:rsidR="00A355CA" w:rsidRDefault="00A355CA">
          <w:pPr>
            <w:pStyle w:val="Encabezado"/>
            <w:jc w:val="center"/>
            <w:rPr>
              <w:sz w:val="19"/>
            </w:rPr>
          </w:pPr>
        </w:p>
      </w:tc>
      <w:tc>
        <w:tcPr>
          <w:tcW w:w="2580" w:type="dxa"/>
          <w:tcBorders>
            <w:left w:val="nil"/>
          </w:tcBorders>
        </w:tcPr>
        <w:p w14:paraId="38C21074" w14:textId="77777777" w:rsidR="00A355CA" w:rsidRDefault="00A355CA">
          <w:pPr>
            <w:pStyle w:val="Encabezado"/>
            <w:jc w:val="right"/>
            <w:rPr>
              <w:b/>
              <w:sz w:val="19"/>
            </w:rPr>
          </w:pPr>
          <w:r>
            <w:rPr>
              <w:b/>
              <w:sz w:val="19"/>
            </w:rPr>
            <w:t xml:space="preserve">Revisión: 1.0   </w:t>
          </w:r>
        </w:p>
      </w:tc>
    </w:tr>
  </w:tbl>
  <w:p w14:paraId="3569AD06" w14:textId="77777777" w:rsidR="00A355CA" w:rsidRDefault="00A355CA">
    <w:pPr>
      <w:pStyle w:val="Encabezad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7A99A42B" w14:textId="77777777">
      <w:tc>
        <w:tcPr>
          <w:tcW w:w="2088" w:type="dxa"/>
          <w:tcBorders>
            <w:right w:val="nil"/>
          </w:tcBorders>
        </w:tcPr>
        <w:p w14:paraId="0E3F8DE4" w14:textId="75549793" w:rsidR="00225041" w:rsidRDefault="00B80CE9">
          <w:pPr>
            <w:pStyle w:val="Encabezado"/>
            <w:rPr>
              <w:b/>
              <w:sz w:val="19"/>
            </w:rPr>
          </w:pPr>
          <w:r>
            <w:rPr>
              <w:b/>
              <w:sz w:val="19"/>
            </w:rPr>
            <w:t>DTS</w:t>
          </w:r>
        </w:p>
      </w:tc>
      <w:tc>
        <w:tcPr>
          <w:tcW w:w="5250" w:type="dxa"/>
          <w:tcBorders>
            <w:left w:val="nil"/>
            <w:right w:val="nil"/>
          </w:tcBorders>
        </w:tcPr>
        <w:p w14:paraId="37332C96" w14:textId="77777777" w:rsidR="00225041" w:rsidRDefault="00225041">
          <w:pPr>
            <w:pStyle w:val="Encabezado"/>
            <w:jc w:val="center"/>
            <w:rPr>
              <w:b/>
              <w:sz w:val="19"/>
            </w:rPr>
          </w:pPr>
          <w:r>
            <w:rPr>
              <w:b/>
              <w:sz w:val="19"/>
            </w:rPr>
            <w:t>CONFIDENCIAL</w:t>
          </w:r>
        </w:p>
        <w:p w14:paraId="41423848" w14:textId="77777777" w:rsidR="008E5F8C" w:rsidRDefault="008E5F8C">
          <w:pPr>
            <w:pStyle w:val="Encabezado"/>
            <w:jc w:val="center"/>
            <w:rPr>
              <w:b/>
              <w:sz w:val="19"/>
            </w:rPr>
          </w:pPr>
        </w:p>
        <w:p w14:paraId="2475E811" w14:textId="56B04BB8" w:rsidR="008E5F8C" w:rsidRDefault="008E5F8C">
          <w:pPr>
            <w:pStyle w:val="Encabezado"/>
            <w:jc w:val="center"/>
            <w:rPr>
              <w:sz w:val="19"/>
            </w:rPr>
          </w:pPr>
          <w:r>
            <w:rPr>
              <w:b/>
              <w:sz w:val="19"/>
            </w:rPr>
            <w:t xml:space="preserve">PROYECTO </w:t>
          </w:r>
          <w:r w:rsidR="00FC1CF7">
            <w:rPr>
              <w:b/>
              <w:sz w:val="19"/>
            </w:rPr>
            <w:t>“</w:t>
          </w:r>
          <w:r w:rsidR="00C06013">
            <w:rPr>
              <w:b/>
              <w:sz w:val="19"/>
            </w:rPr>
            <w:t>PILLÁN II</w:t>
          </w:r>
          <w:r w:rsidR="00FC1CF7">
            <w:rPr>
              <w:b/>
              <w:sz w:val="19"/>
            </w:rPr>
            <w:t>”</w:t>
          </w:r>
        </w:p>
      </w:tc>
      <w:tc>
        <w:tcPr>
          <w:tcW w:w="2580" w:type="dxa"/>
          <w:tcBorders>
            <w:left w:val="nil"/>
          </w:tcBorders>
        </w:tcPr>
        <w:p w14:paraId="5A5499B5" w14:textId="6AD0372A" w:rsidR="00225041" w:rsidRDefault="00C06013">
          <w:pPr>
            <w:pStyle w:val="Encabezado"/>
            <w:jc w:val="right"/>
            <w:rPr>
              <w:sz w:val="19"/>
            </w:rPr>
          </w:pPr>
          <w:r>
            <w:t>07-MARZO-2023</w:t>
          </w:r>
        </w:p>
      </w:tc>
    </w:tr>
    <w:tr w:rsidR="00225041" w14:paraId="0D76E714" w14:textId="77777777">
      <w:tc>
        <w:tcPr>
          <w:tcW w:w="2088" w:type="dxa"/>
          <w:tcBorders>
            <w:right w:val="nil"/>
          </w:tcBorders>
        </w:tcPr>
        <w:p w14:paraId="733C09A4" w14:textId="58B71BA6" w:rsidR="00225041" w:rsidRDefault="00C06013">
          <w:pPr>
            <w:pStyle w:val="Encabezado"/>
            <w:rPr>
              <w:b/>
              <w:sz w:val="19"/>
            </w:rPr>
          </w:pPr>
          <w:r>
            <w:rPr>
              <w:b/>
              <w:sz w:val="19"/>
            </w:rPr>
            <w:t>INGENIERÍA DE SISTEMAS</w:t>
          </w:r>
        </w:p>
      </w:tc>
      <w:tc>
        <w:tcPr>
          <w:tcW w:w="5250" w:type="dxa"/>
          <w:tcBorders>
            <w:left w:val="nil"/>
            <w:right w:val="nil"/>
          </w:tcBorders>
        </w:tcPr>
        <w:p w14:paraId="614ADAE0" w14:textId="77777777" w:rsidR="00225041" w:rsidRDefault="00AF6E42" w:rsidP="00FC1CF7">
          <w:pPr>
            <w:pStyle w:val="Encabezado"/>
            <w:jc w:val="center"/>
            <w:rPr>
              <w:b/>
              <w:sz w:val="19"/>
            </w:rPr>
          </w:pPr>
          <w:r>
            <w:rPr>
              <w:b/>
              <w:sz w:val="19"/>
            </w:rPr>
            <w:t>REQUERIMIENTO DE SOFTWARE</w:t>
          </w:r>
        </w:p>
        <w:p w14:paraId="0FBBBEC9" w14:textId="53400339" w:rsidR="00225041" w:rsidRDefault="00C06013">
          <w:pPr>
            <w:pStyle w:val="Encabezado"/>
            <w:jc w:val="center"/>
            <w:rPr>
              <w:b/>
              <w:sz w:val="19"/>
            </w:rPr>
          </w:pPr>
          <w:r>
            <w:rPr>
              <w:b/>
              <w:sz w:val="19"/>
            </w:rPr>
            <w:t>SISTEMA SIMULADOR</w:t>
          </w:r>
        </w:p>
      </w:tc>
      <w:tc>
        <w:tcPr>
          <w:tcW w:w="2580" w:type="dxa"/>
          <w:tcBorders>
            <w:left w:val="nil"/>
          </w:tcBorders>
        </w:tcPr>
        <w:p w14:paraId="3092DEB7" w14:textId="537A9A57" w:rsidR="00225041" w:rsidRDefault="00225041">
          <w:pPr>
            <w:pStyle w:val="Encabezado"/>
            <w:jc w:val="right"/>
            <w:rPr>
              <w:b/>
              <w:sz w:val="19"/>
            </w:rPr>
          </w:pPr>
          <w:r>
            <w:rPr>
              <w:b/>
              <w:sz w:val="19"/>
            </w:rPr>
            <w:t>Revisión: 1.0</w:t>
          </w:r>
        </w:p>
      </w:tc>
    </w:tr>
  </w:tbl>
  <w:p w14:paraId="7899AEE8" w14:textId="77777777" w:rsidR="00225041" w:rsidRDefault="00225041">
    <w:pPr>
      <w:pStyle w:val="Encabezad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088"/>
      <w:gridCol w:w="5250"/>
      <w:gridCol w:w="2580"/>
    </w:tblGrid>
    <w:tr w:rsidR="00225041" w14:paraId="7B5A6769" w14:textId="77777777">
      <w:tc>
        <w:tcPr>
          <w:tcW w:w="2088" w:type="dxa"/>
          <w:tcBorders>
            <w:right w:val="nil"/>
          </w:tcBorders>
        </w:tcPr>
        <w:p w14:paraId="0D523231" w14:textId="317D4440" w:rsidR="00225041" w:rsidRDefault="008763A1" w:rsidP="001177C1">
          <w:pPr>
            <w:pStyle w:val="Encabezado"/>
            <w:rPr>
              <w:sz w:val="19"/>
            </w:rPr>
          </w:pPr>
          <w:r w:rsidRPr="00C820FF">
            <w:rPr>
              <w:noProof/>
              <w:sz w:val="19"/>
              <w:lang w:eastAsia="es-CL"/>
            </w:rPr>
            <w:drawing>
              <wp:inline distT="0" distB="0" distL="0" distR="0" wp14:anchorId="37EC37A0" wp14:editId="7C1EC645">
                <wp:extent cx="1272845" cy="519976"/>
                <wp:effectExtent l="0" t="0" r="3810" b="0"/>
                <wp:docPr id="1064253420" name="Imagen 106425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375" cy="537350"/>
                        </a:xfrm>
                        <a:prstGeom prst="rect">
                          <a:avLst/>
                        </a:prstGeom>
                        <a:noFill/>
                      </pic:spPr>
                    </pic:pic>
                  </a:graphicData>
                </a:graphic>
              </wp:inline>
            </w:drawing>
          </w:r>
        </w:p>
      </w:tc>
      <w:tc>
        <w:tcPr>
          <w:tcW w:w="5250" w:type="dxa"/>
          <w:tcBorders>
            <w:left w:val="nil"/>
            <w:right w:val="nil"/>
          </w:tcBorders>
        </w:tcPr>
        <w:p w14:paraId="255C2C83" w14:textId="77777777" w:rsidR="00225041" w:rsidRDefault="00225041">
          <w:pPr>
            <w:pStyle w:val="Encabezado"/>
            <w:jc w:val="center"/>
            <w:rPr>
              <w:sz w:val="19"/>
            </w:rPr>
          </w:pPr>
          <w:r>
            <w:rPr>
              <w:b/>
              <w:sz w:val="19"/>
            </w:rPr>
            <w:t>CONFIDENCIAL</w:t>
          </w:r>
        </w:p>
      </w:tc>
      <w:tc>
        <w:tcPr>
          <w:tcW w:w="2580" w:type="dxa"/>
          <w:tcBorders>
            <w:left w:val="nil"/>
          </w:tcBorders>
        </w:tcPr>
        <w:p w14:paraId="5C246598" w14:textId="77777777" w:rsidR="00225041" w:rsidRDefault="0057233A">
          <w:pPr>
            <w:pStyle w:val="Encabezado"/>
            <w:jc w:val="right"/>
            <w:rPr>
              <w:b/>
              <w:sz w:val="19"/>
            </w:rPr>
          </w:pPr>
          <w:r>
            <w:t>&gt;</w:t>
          </w:r>
          <w:r w:rsidR="00490B7B">
            <w:t>DD</w:t>
          </w:r>
          <w:r w:rsidR="004656B6">
            <w:t>-</w:t>
          </w:r>
          <w:r w:rsidR="00490B7B">
            <w:t>MMMMM</w:t>
          </w:r>
          <w:r w:rsidR="00225041" w:rsidRPr="008A102B">
            <w:t>-</w:t>
          </w:r>
          <w:r w:rsidR="00490B7B">
            <w:t>AAAA</w:t>
          </w:r>
          <w:r>
            <w:t>&lt;</w:t>
          </w:r>
        </w:p>
      </w:tc>
    </w:tr>
    <w:tr w:rsidR="00225041" w14:paraId="2CCB8400" w14:textId="77777777">
      <w:trPr>
        <w:hidden/>
      </w:trPr>
      <w:tc>
        <w:tcPr>
          <w:tcW w:w="2088" w:type="dxa"/>
          <w:tcBorders>
            <w:right w:val="nil"/>
          </w:tcBorders>
        </w:tcPr>
        <w:p w14:paraId="563E1643" w14:textId="438E4007" w:rsidR="00225041" w:rsidRDefault="00225041" w:rsidP="001177C1">
          <w:pPr>
            <w:pStyle w:val="Encabezado"/>
            <w:rPr>
              <w:sz w:val="19"/>
            </w:rPr>
          </w:pPr>
          <w:r>
            <w:rPr>
              <w:vanish/>
            </w:rPr>
            <w:cr/>
          </w:r>
          <w:r w:rsidR="00366147">
            <w:rPr>
              <w:b/>
              <w:sz w:val="19"/>
            </w:rPr>
            <w:t>INGENIERÍA</w:t>
          </w:r>
          <w:r>
            <w:rPr>
              <w:b/>
              <w:sz w:val="19"/>
            </w:rPr>
            <w:t xml:space="preserve"> DE</w:t>
          </w:r>
          <w:r>
            <w:rPr>
              <w:vanish/>
            </w:rPr>
            <w:cr/>
          </w:r>
          <w:r>
            <w:rPr>
              <w:b/>
              <w:sz w:val="19"/>
            </w:rPr>
            <w:t xml:space="preserve"> </w:t>
          </w:r>
          <w:r>
            <w:rPr>
              <w:vanish/>
            </w:rPr>
            <w:cr/>
          </w:r>
          <w:r w:rsidR="00366147">
            <w:rPr>
              <w:b/>
              <w:sz w:val="19"/>
            </w:rPr>
            <w:t>SISTEMAS</w:t>
          </w:r>
        </w:p>
      </w:tc>
      <w:tc>
        <w:tcPr>
          <w:tcW w:w="5250" w:type="dxa"/>
          <w:tcBorders>
            <w:left w:val="nil"/>
            <w:right w:val="nil"/>
          </w:tcBorders>
        </w:tcPr>
        <w:p w14:paraId="26E8F091" w14:textId="77777777" w:rsidR="00225041" w:rsidRDefault="00225041">
          <w:pPr>
            <w:pStyle w:val="Encabezado"/>
            <w:jc w:val="center"/>
            <w:rPr>
              <w:sz w:val="19"/>
            </w:rPr>
          </w:pPr>
        </w:p>
      </w:tc>
      <w:tc>
        <w:tcPr>
          <w:tcW w:w="2580" w:type="dxa"/>
          <w:tcBorders>
            <w:left w:val="nil"/>
          </w:tcBorders>
        </w:tcPr>
        <w:p w14:paraId="5161B78D" w14:textId="4576A055" w:rsidR="00225041" w:rsidRDefault="00225041">
          <w:pPr>
            <w:pStyle w:val="Encabezado"/>
            <w:jc w:val="right"/>
            <w:rPr>
              <w:b/>
              <w:sz w:val="19"/>
            </w:rPr>
          </w:pPr>
          <w:r>
            <w:rPr>
              <w:b/>
              <w:sz w:val="19"/>
            </w:rPr>
            <w:t xml:space="preserve">Revisión: 1.0   </w:t>
          </w:r>
        </w:p>
      </w:tc>
    </w:tr>
  </w:tbl>
  <w:p w14:paraId="1693BD6F" w14:textId="77777777" w:rsidR="00225041" w:rsidRDefault="00225041">
    <w:pPr>
      <w:pStyle w:val="Encabezad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4D21FC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5EF470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70E5CE7"/>
    <w:multiLevelType w:val="hybridMultilevel"/>
    <w:tmpl w:val="AFC6B7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AFB010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D7575A4"/>
    <w:multiLevelType w:val="hybridMultilevel"/>
    <w:tmpl w:val="DAE07E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D906CB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7391236"/>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9" w15:restartNumberingAfterBreak="0">
    <w:nsid w:val="2256005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091AC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8422D8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FDE128E"/>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13" w15:restartNumberingAfterBreak="0">
    <w:nsid w:val="350A08B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77A7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74220AF"/>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AC42BF3"/>
    <w:multiLevelType w:val="hybridMultilevel"/>
    <w:tmpl w:val="91A4DFC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C820CF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1BB5CC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BE42476"/>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0CD7EB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15D171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39F3F9C"/>
    <w:multiLevelType w:val="singleLevel"/>
    <w:tmpl w:val="27241970"/>
    <w:lvl w:ilvl="0">
      <w:start w:val="1"/>
      <w:numFmt w:val="lowerLetter"/>
      <w:lvlText w:val="%1)"/>
      <w:lvlJc w:val="left"/>
      <w:pPr>
        <w:tabs>
          <w:tab w:val="num" w:pos="705"/>
        </w:tabs>
        <w:ind w:left="705" w:hanging="705"/>
      </w:pPr>
      <w:rPr>
        <w:rFonts w:hint="default"/>
      </w:rPr>
    </w:lvl>
  </w:abstractNum>
  <w:abstractNum w:abstractNumId="23" w15:restartNumberingAfterBreak="0">
    <w:nsid w:val="57BF046B"/>
    <w:multiLevelType w:val="hybridMultilevel"/>
    <w:tmpl w:val="6700CD5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9991B9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9EF60D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EB814F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F40678A"/>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28" w15:restartNumberingAfterBreak="0">
    <w:nsid w:val="64E733E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0C3A88"/>
    <w:multiLevelType w:val="hybridMultilevel"/>
    <w:tmpl w:val="954E3AC4"/>
    <w:lvl w:ilvl="0" w:tplc="0C0A0015">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475770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59643F1"/>
    <w:multiLevelType w:val="hybridMultilevel"/>
    <w:tmpl w:val="4A80A640"/>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2" w15:restartNumberingAfterBreak="0">
    <w:nsid w:val="76F60989"/>
    <w:multiLevelType w:val="singleLevel"/>
    <w:tmpl w:val="37EE261C"/>
    <w:lvl w:ilvl="0">
      <w:start w:val="1"/>
      <w:numFmt w:val="bullet"/>
      <w:lvlText w:val=""/>
      <w:lvlJc w:val="left"/>
      <w:pPr>
        <w:tabs>
          <w:tab w:val="num" w:pos="360"/>
        </w:tabs>
        <w:ind w:left="360" w:hanging="360"/>
      </w:pPr>
      <w:rPr>
        <w:rFonts w:ascii="Symbol" w:hAnsi="Symbol" w:hint="default"/>
        <w:sz w:val="28"/>
      </w:rPr>
    </w:lvl>
  </w:abstractNum>
  <w:abstractNum w:abstractNumId="33" w15:restartNumberingAfterBreak="0">
    <w:nsid w:val="77F2619E"/>
    <w:multiLevelType w:val="hybridMultilevel"/>
    <w:tmpl w:val="6010A37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870370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958687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D655265"/>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16cid:durableId="383679183">
    <w:abstractNumId w:val="0"/>
  </w:num>
  <w:num w:numId="2" w16cid:durableId="985627589">
    <w:abstractNumId w:val="1"/>
    <w:lvlOverride w:ilvl="0">
      <w:lvl w:ilvl="0">
        <w:start w:val="1"/>
        <w:numFmt w:val="bullet"/>
        <w:lvlText w:val=""/>
        <w:legacy w:legacy="1" w:legacySpace="0" w:legacyIndent="283"/>
        <w:lvlJc w:val="left"/>
        <w:pPr>
          <w:ind w:left="1363" w:hanging="283"/>
        </w:pPr>
        <w:rPr>
          <w:rFonts w:ascii="Symbol" w:hAnsi="Symbol" w:hint="default"/>
        </w:rPr>
      </w:lvl>
    </w:lvlOverride>
  </w:num>
  <w:num w:numId="3" w16cid:durableId="64650983">
    <w:abstractNumId w:val="15"/>
  </w:num>
  <w:num w:numId="4" w16cid:durableId="764427211">
    <w:abstractNumId w:val="36"/>
  </w:num>
  <w:num w:numId="5" w16cid:durableId="634794205">
    <w:abstractNumId w:val="9"/>
  </w:num>
  <w:num w:numId="6" w16cid:durableId="1072846474">
    <w:abstractNumId w:val="7"/>
  </w:num>
  <w:num w:numId="7" w16cid:durableId="1086613623">
    <w:abstractNumId w:val="14"/>
  </w:num>
  <w:num w:numId="8" w16cid:durableId="1756172187">
    <w:abstractNumId w:val="17"/>
  </w:num>
  <w:num w:numId="9" w16cid:durableId="1706639386">
    <w:abstractNumId w:val="30"/>
  </w:num>
  <w:num w:numId="10" w16cid:durableId="1586302240">
    <w:abstractNumId w:val="18"/>
  </w:num>
  <w:num w:numId="11" w16cid:durableId="1015307004">
    <w:abstractNumId w:val="10"/>
  </w:num>
  <w:num w:numId="12" w16cid:durableId="1073626685">
    <w:abstractNumId w:val="11"/>
  </w:num>
  <w:num w:numId="13" w16cid:durableId="2017614449">
    <w:abstractNumId w:val="28"/>
  </w:num>
  <w:num w:numId="14" w16cid:durableId="1907953712">
    <w:abstractNumId w:val="35"/>
  </w:num>
  <w:num w:numId="15" w16cid:durableId="808519927">
    <w:abstractNumId w:val="26"/>
  </w:num>
  <w:num w:numId="16" w16cid:durableId="421218898">
    <w:abstractNumId w:val="13"/>
  </w:num>
  <w:num w:numId="17" w16cid:durableId="50227956">
    <w:abstractNumId w:val="34"/>
  </w:num>
  <w:num w:numId="18" w16cid:durableId="1897661010">
    <w:abstractNumId w:val="24"/>
  </w:num>
  <w:num w:numId="19" w16cid:durableId="964968725">
    <w:abstractNumId w:val="21"/>
  </w:num>
  <w:num w:numId="20" w16cid:durableId="352613142">
    <w:abstractNumId w:val="19"/>
  </w:num>
  <w:num w:numId="21" w16cid:durableId="1871070233">
    <w:abstractNumId w:val="3"/>
  </w:num>
  <w:num w:numId="22" w16cid:durableId="1162502813">
    <w:abstractNumId w:val="5"/>
  </w:num>
  <w:num w:numId="23" w16cid:durableId="1737586869">
    <w:abstractNumId w:val="20"/>
  </w:num>
  <w:num w:numId="24" w16cid:durableId="393893801">
    <w:abstractNumId w:val="25"/>
  </w:num>
  <w:num w:numId="25" w16cid:durableId="787625184">
    <w:abstractNumId w:val="2"/>
  </w:num>
  <w:num w:numId="26" w16cid:durableId="1078164140">
    <w:abstractNumId w:val="22"/>
  </w:num>
  <w:num w:numId="27" w16cid:durableId="1824542537">
    <w:abstractNumId w:val="12"/>
  </w:num>
  <w:num w:numId="28" w16cid:durableId="1573350858">
    <w:abstractNumId w:val="8"/>
  </w:num>
  <w:num w:numId="29" w16cid:durableId="946277813">
    <w:abstractNumId w:val="27"/>
  </w:num>
  <w:num w:numId="30" w16cid:durableId="357393723">
    <w:abstractNumId w:val="32"/>
  </w:num>
  <w:num w:numId="31" w16cid:durableId="1350793019">
    <w:abstractNumId w:val="29"/>
  </w:num>
  <w:num w:numId="32" w16cid:durableId="1335037036">
    <w:abstractNumId w:val="4"/>
  </w:num>
  <w:num w:numId="33" w16cid:durableId="760879115">
    <w:abstractNumId w:val="16"/>
  </w:num>
  <w:num w:numId="34" w16cid:durableId="395905292">
    <w:abstractNumId w:val="33"/>
  </w:num>
  <w:num w:numId="35" w16cid:durableId="1256784106">
    <w:abstractNumId w:val="23"/>
  </w:num>
  <w:num w:numId="36" w16cid:durableId="649286617">
    <w:abstractNumId w:val="6"/>
  </w:num>
  <w:num w:numId="37" w16cid:durableId="605428259">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nuel Gonzalez">
    <w15:presenceInfo w15:providerId="AD" w15:userId="S::manuel.gonzalez@dts.cl::4b755e1e-67ce-408a-8dc4-6b9dacb758d8"/>
  </w15:person>
  <w15:person w15:author="Félix Heinz">
    <w15:presenceInfo w15:providerId="Windows Live" w15:userId="47458e1ef768734d"/>
  </w15:person>
  <w15:person w15:author="Leonel Delgado">
    <w15:presenceInfo w15:providerId="AD" w15:userId="S-1-5-21-1957994488-1897051121-725345543-5526"/>
  </w15:person>
  <w15:person w15:author="Jose Villanueva">
    <w15:presenceInfo w15:providerId="AD" w15:userId="S-1-5-21-1957994488-1897051121-725345543-1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320"/>
    <w:rsid w:val="00000260"/>
    <w:rsid w:val="000002E0"/>
    <w:rsid w:val="00063A74"/>
    <w:rsid w:val="000812AA"/>
    <w:rsid w:val="00096921"/>
    <w:rsid w:val="000C45E8"/>
    <w:rsid w:val="000E4BAA"/>
    <w:rsid w:val="001177C1"/>
    <w:rsid w:val="00144FEB"/>
    <w:rsid w:val="001C6D09"/>
    <w:rsid w:val="001D32DF"/>
    <w:rsid w:val="001F79F8"/>
    <w:rsid w:val="00225041"/>
    <w:rsid w:val="00242E2E"/>
    <w:rsid w:val="002F725C"/>
    <w:rsid w:val="003350B2"/>
    <w:rsid w:val="003409E4"/>
    <w:rsid w:val="00350220"/>
    <w:rsid w:val="00354E5C"/>
    <w:rsid w:val="00364790"/>
    <w:rsid w:val="00366147"/>
    <w:rsid w:val="00366265"/>
    <w:rsid w:val="00370614"/>
    <w:rsid w:val="003B12C6"/>
    <w:rsid w:val="003C08FB"/>
    <w:rsid w:val="003C47E3"/>
    <w:rsid w:val="003C6111"/>
    <w:rsid w:val="0042442C"/>
    <w:rsid w:val="00457DE2"/>
    <w:rsid w:val="004656B6"/>
    <w:rsid w:val="00490B7B"/>
    <w:rsid w:val="004E79A2"/>
    <w:rsid w:val="004F6D87"/>
    <w:rsid w:val="00523AAB"/>
    <w:rsid w:val="00556BD7"/>
    <w:rsid w:val="0057233A"/>
    <w:rsid w:val="00577C8E"/>
    <w:rsid w:val="005A3A55"/>
    <w:rsid w:val="005D5A42"/>
    <w:rsid w:val="006149DC"/>
    <w:rsid w:val="00625543"/>
    <w:rsid w:val="00647AEE"/>
    <w:rsid w:val="0069461D"/>
    <w:rsid w:val="006D1FF3"/>
    <w:rsid w:val="006F08D5"/>
    <w:rsid w:val="006F7C4A"/>
    <w:rsid w:val="00722461"/>
    <w:rsid w:val="00722B35"/>
    <w:rsid w:val="00742253"/>
    <w:rsid w:val="007551D4"/>
    <w:rsid w:val="00772541"/>
    <w:rsid w:val="0077595A"/>
    <w:rsid w:val="00783D2F"/>
    <w:rsid w:val="00786993"/>
    <w:rsid w:val="007C59B4"/>
    <w:rsid w:val="007D407F"/>
    <w:rsid w:val="00874041"/>
    <w:rsid w:val="008763A1"/>
    <w:rsid w:val="00885BA7"/>
    <w:rsid w:val="00892B49"/>
    <w:rsid w:val="008971D9"/>
    <w:rsid w:val="008A102B"/>
    <w:rsid w:val="008D2CA4"/>
    <w:rsid w:val="008E5F8C"/>
    <w:rsid w:val="0090571D"/>
    <w:rsid w:val="009439BD"/>
    <w:rsid w:val="00954B3D"/>
    <w:rsid w:val="00977F10"/>
    <w:rsid w:val="009A049F"/>
    <w:rsid w:val="00A17072"/>
    <w:rsid w:val="00A3142E"/>
    <w:rsid w:val="00A355CA"/>
    <w:rsid w:val="00A806C6"/>
    <w:rsid w:val="00A818AE"/>
    <w:rsid w:val="00AF6E42"/>
    <w:rsid w:val="00B307D3"/>
    <w:rsid w:val="00B40768"/>
    <w:rsid w:val="00B80CE9"/>
    <w:rsid w:val="00BA3855"/>
    <w:rsid w:val="00BD55E1"/>
    <w:rsid w:val="00BF5E9C"/>
    <w:rsid w:val="00C06013"/>
    <w:rsid w:val="00C17B04"/>
    <w:rsid w:val="00C820FF"/>
    <w:rsid w:val="00C93D12"/>
    <w:rsid w:val="00CB0DE6"/>
    <w:rsid w:val="00CB29B2"/>
    <w:rsid w:val="00CC46D6"/>
    <w:rsid w:val="00CD4E1F"/>
    <w:rsid w:val="00CE0320"/>
    <w:rsid w:val="00D110ED"/>
    <w:rsid w:val="00D14B64"/>
    <w:rsid w:val="00D16B11"/>
    <w:rsid w:val="00D27725"/>
    <w:rsid w:val="00D27F37"/>
    <w:rsid w:val="00D535B8"/>
    <w:rsid w:val="00D74BC0"/>
    <w:rsid w:val="00D81FEE"/>
    <w:rsid w:val="00D934E4"/>
    <w:rsid w:val="00DA16E2"/>
    <w:rsid w:val="00DA2527"/>
    <w:rsid w:val="00DB06D4"/>
    <w:rsid w:val="00DE71E3"/>
    <w:rsid w:val="00E25F4C"/>
    <w:rsid w:val="00E56228"/>
    <w:rsid w:val="00E71E71"/>
    <w:rsid w:val="00E83A33"/>
    <w:rsid w:val="00EA008A"/>
    <w:rsid w:val="00EB273E"/>
    <w:rsid w:val="00F22141"/>
    <w:rsid w:val="00F238D8"/>
    <w:rsid w:val="00F26010"/>
    <w:rsid w:val="00F36F0B"/>
    <w:rsid w:val="00F57F90"/>
    <w:rsid w:val="00F717CB"/>
    <w:rsid w:val="00F72572"/>
    <w:rsid w:val="00F92E6F"/>
    <w:rsid w:val="00FB0FD0"/>
    <w:rsid w:val="00FC1CF7"/>
    <w:rsid w:val="00FE329E"/>
    <w:rsid w:val="00FF21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C24EA7"/>
  <w15:chartTrackingRefBased/>
  <w15:docId w15:val="{104D4C73-525C-4857-BAF4-F1B3FED1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szCs w:val="22"/>
      <w:lang w:val="es-ES_tradnl" w:eastAsia="es-ES"/>
    </w:rPr>
  </w:style>
  <w:style w:type="paragraph" w:styleId="Ttulo1">
    <w:name w:val="heading 1"/>
    <w:basedOn w:val="Normal"/>
    <w:next w:val="Normal"/>
    <w:qFormat/>
    <w:pPr>
      <w:keepNext/>
      <w:numPr>
        <w:numId w:val="1"/>
      </w:numPr>
      <w:spacing w:before="240" w:after="60"/>
      <w:outlineLvl w:val="0"/>
    </w:pPr>
    <w:rPr>
      <w:b/>
      <w:bCs/>
      <w:caps/>
      <w:kern w:val="28"/>
    </w:rPr>
  </w:style>
  <w:style w:type="paragraph" w:styleId="Ttulo2">
    <w:name w:val="heading 2"/>
    <w:basedOn w:val="Normal"/>
    <w:next w:val="Normal"/>
    <w:qFormat/>
    <w:pPr>
      <w:keepNext/>
      <w:numPr>
        <w:ilvl w:val="1"/>
        <w:numId w:val="1"/>
      </w:numPr>
      <w:spacing w:before="240" w:after="60"/>
      <w:outlineLvl w:val="1"/>
    </w:pPr>
    <w:rPr>
      <w:b/>
      <w:bCs/>
    </w:rPr>
  </w:style>
  <w:style w:type="paragraph" w:styleId="Ttulo3">
    <w:name w:val="heading 3"/>
    <w:basedOn w:val="Normal"/>
    <w:next w:val="Normal"/>
    <w:qFormat/>
    <w:pPr>
      <w:keepNext/>
      <w:numPr>
        <w:ilvl w:val="2"/>
        <w:numId w:val="1"/>
      </w:numPr>
      <w:tabs>
        <w:tab w:val="left" w:pos="1224"/>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spacing w:before="240" w:after="60"/>
      <w:jc w:val="both"/>
      <w:outlineLvl w:val="2"/>
    </w:pPr>
    <w:rPr>
      <w:b/>
      <w:bCs/>
      <w:spacing w:val="-3"/>
    </w:rPr>
  </w:style>
  <w:style w:type="paragraph" w:styleId="Ttulo4">
    <w:name w:val="heading 4"/>
    <w:basedOn w:val="Normal"/>
    <w:next w:val="Normal"/>
    <w:qFormat/>
    <w:pPr>
      <w:keepNext/>
      <w:numPr>
        <w:ilvl w:val="3"/>
        <w:numId w:val="1"/>
      </w:numPr>
      <w:spacing w:before="240" w:after="60"/>
      <w:outlineLvl w:val="3"/>
    </w:pPr>
    <w:rPr>
      <w:b/>
      <w:bCs/>
    </w:r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i/>
      <w:iCs/>
    </w:rPr>
  </w:style>
  <w:style w:type="paragraph" w:styleId="Ttulo7">
    <w:name w:val="heading 7"/>
    <w:basedOn w:val="Normal"/>
    <w:next w:val="Normal"/>
    <w:qFormat/>
    <w:pPr>
      <w:numPr>
        <w:ilvl w:val="6"/>
        <w:numId w:val="1"/>
      </w:numPr>
      <w:spacing w:before="240" w:after="60"/>
      <w:outlineLvl w:val="6"/>
    </w:pPr>
    <w:rPr>
      <w:sz w:val="20"/>
      <w:szCs w:val="20"/>
    </w:rPr>
  </w:style>
  <w:style w:type="paragraph" w:styleId="Ttulo8">
    <w:name w:val="heading 8"/>
    <w:basedOn w:val="Normal"/>
    <w:next w:val="Normal"/>
    <w:qFormat/>
    <w:pPr>
      <w:numPr>
        <w:ilvl w:val="7"/>
        <w:numId w:val="1"/>
      </w:numPr>
      <w:spacing w:before="240" w:after="60"/>
      <w:outlineLvl w:val="7"/>
    </w:pPr>
    <w:rPr>
      <w:i/>
      <w:iCs/>
      <w:sz w:val="20"/>
      <w:szCs w:val="20"/>
    </w:rPr>
  </w:style>
  <w:style w:type="paragraph" w:styleId="Ttulo9">
    <w:name w:val="heading 9"/>
    <w:basedOn w:val="Normal"/>
    <w:next w:val="Normal"/>
    <w:qFormat/>
    <w:pPr>
      <w:numPr>
        <w:ilvl w:val="8"/>
        <w:numId w:val="1"/>
      </w:numPr>
      <w:spacing w:before="240" w:after="60"/>
      <w:outlineLvl w:val="8"/>
    </w:pPr>
    <w:rPr>
      <w:i/>
      <w:i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WP">
    <w:name w:val="Sangría WP"/>
    <w:basedOn w:val="Normal"/>
    <w:pPr>
      <w:tabs>
        <w:tab w:val="left" w:pos="-720"/>
      </w:tabs>
      <w:spacing w:before="31"/>
      <w:ind w:left="1418" w:hanging="709"/>
      <w:jc w:val="both"/>
    </w:pPr>
    <w:rPr>
      <w:b/>
      <w:bCs/>
      <w:spacing w:val="-3"/>
      <w:sz w:val="24"/>
      <w:szCs w:val="24"/>
    </w:rPr>
  </w:style>
  <w:style w:type="paragraph" w:styleId="Encabezado">
    <w:name w:val="header"/>
    <w:basedOn w:val="Normal"/>
    <w:link w:val="EncabezadoCar"/>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character" w:styleId="Nmerodepgina">
    <w:name w:val="page number"/>
    <w:rPr>
      <w:sz w:val="20"/>
      <w:szCs w:val="20"/>
    </w:rPr>
  </w:style>
  <w:style w:type="character" w:customStyle="1" w:styleId="Document8">
    <w:name w:val="Document 8"/>
    <w:basedOn w:val="Fuentedeprrafopredeter"/>
  </w:style>
  <w:style w:type="character" w:customStyle="1" w:styleId="Document4">
    <w:name w:val="Document 4"/>
    <w:rPr>
      <w:b/>
      <w:bCs/>
      <w:i/>
      <w:iCs/>
      <w:sz w:val="24"/>
      <w:szCs w:val="24"/>
    </w:rPr>
  </w:style>
  <w:style w:type="character" w:customStyle="1" w:styleId="Document6">
    <w:name w:val="Document 6"/>
    <w:basedOn w:val="Fuentedeprrafopredeter"/>
  </w:style>
  <w:style w:type="character" w:customStyle="1" w:styleId="Document5">
    <w:name w:val="Document 5"/>
    <w:basedOn w:val="Fuentedeprrafopredeter"/>
  </w:style>
  <w:style w:type="character" w:customStyle="1" w:styleId="Document2">
    <w:name w:val="Document 2"/>
    <w:rPr>
      <w:rFonts w:ascii="Courier" w:hAnsi="Courier"/>
      <w:noProof w:val="0"/>
      <w:sz w:val="24"/>
      <w:szCs w:val="24"/>
      <w:lang w:val="en-US"/>
    </w:rPr>
  </w:style>
  <w:style w:type="character" w:customStyle="1" w:styleId="Document7">
    <w:name w:val="Document 7"/>
    <w:basedOn w:val="Fuentedeprrafopredeter"/>
  </w:style>
  <w:style w:type="character" w:customStyle="1" w:styleId="Bibliogrphy">
    <w:name w:val="Bibliogrphy"/>
    <w:basedOn w:val="Fuentedeprrafopredeter"/>
  </w:style>
  <w:style w:type="paragraph" w:customStyle="1" w:styleId="RightPar1">
    <w:name w:val="Right Par 1"/>
    <w:pPr>
      <w:tabs>
        <w:tab w:val="left" w:pos="-720"/>
        <w:tab w:val="left" w:pos="0"/>
        <w:tab w:val="decimal" w:pos="720"/>
      </w:tabs>
      <w:suppressAutoHyphens/>
      <w:ind w:left="720" w:hanging="432"/>
    </w:pPr>
    <w:rPr>
      <w:rFonts w:ascii="Courier" w:hAnsi="Courier"/>
      <w:sz w:val="24"/>
      <w:szCs w:val="24"/>
      <w:lang w:val="en-US" w:eastAsia="es-ES"/>
    </w:rPr>
  </w:style>
  <w:style w:type="paragraph" w:customStyle="1" w:styleId="RightPar2">
    <w:name w:val="Right Par 2"/>
    <w:pPr>
      <w:tabs>
        <w:tab w:val="left" w:pos="-720"/>
        <w:tab w:val="left" w:pos="0"/>
        <w:tab w:val="left" w:pos="720"/>
        <w:tab w:val="decimal" w:pos="1440"/>
      </w:tabs>
      <w:suppressAutoHyphens/>
      <w:ind w:left="1440" w:hanging="432"/>
    </w:pPr>
    <w:rPr>
      <w:rFonts w:ascii="Courier" w:hAnsi="Courier"/>
      <w:sz w:val="24"/>
      <w:szCs w:val="24"/>
      <w:lang w:val="en-US" w:eastAsia="es-ES"/>
    </w:rPr>
  </w:style>
  <w:style w:type="character" w:customStyle="1" w:styleId="Document3">
    <w:name w:val="Document 3"/>
    <w:rPr>
      <w:rFonts w:ascii="Courier" w:hAnsi="Courier"/>
      <w:noProof w:val="0"/>
      <w:sz w:val="24"/>
      <w:szCs w:val="24"/>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Courier" w:hAnsi="Courier"/>
      <w:sz w:val="24"/>
      <w:szCs w:val="24"/>
      <w:lang w:val="en-US" w:eastAsia="es-E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Courier" w:hAnsi="Courier"/>
      <w:sz w:val="24"/>
      <w:szCs w:val="24"/>
      <w:lang w:val="en-US" w:eastAsia="es-E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Courier" w:hAnsi="Courier"/>
      <w:sz w:val="24"/>
      <w:szCs w:val="24"/>
      <w:lang w:val="en-US" w:eastAsia="es-E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w:hAnsi="Courier"/>
      <w:sz w:val="24"/>
      <w:szCs w:val="24"/>
      <w:lang w:val="en-US" w:eastAsia="es-E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w:hAnsi="Courier"/>
      <w:sz w:val="24"/>
      <w:szCs w:val="24"/>
      <w:lang w:val="en-US" w:eastAsia="es-E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w:hAnsi="Courier"/>
      <w:sz w:val="24"/>
      <w:szCs w:val="24"/>
      <w:lang w:val="en-US" w:eastAsia="es-ES"/>
    </w:rPr>
  </w:style>
  <w:style w:type="paragraph" w:customStyle="1" w:styleId="Document1">
    <w:name w:val="Document 1"/>
    <w:pPr>
      <w:keepNext/>
      <w:keepLines/>
      <w:tabs>
        <w:tab w:val="left" w:pos="-720"/>
      </w:tabs>
      <w:suppressAutoHyphens/>
    </w:pPr>
    <w:rPr>
      <w:rFonts w:ascii="Courier" w:hAnsi="Courier"/>
      <w:sz w:val="24"/>
      <w:szCs w:val="24"/>
      <w:lang w:val="en-US" w:eastAsia="es-ES"/>
    </w:rPr>
  </w:style>
  <w:style w:type="character" w:customStyle="1" w:styleId="DocInit">
    <w:name w:val="Doc Init"/>
    <w:basedOn w:val="Fuentedeprrafopredeter"/>
  </w:style>
  <w:style w:type="character" w:customStyle="1" w:styleId="TechInit">
    <w:name w:val="Tech Init"/>
    <w:rPr>
      <w:rFonts w:ascii="Courier" w:hAnsi="Courier"/>
      <w:noProof w:val="0"/>
      <w:sz w:val="24"/>
      <w:szCs w:val="24"/>
      <w:lang w:val="en-US"/>
    </w:rPr>
  </w:style>
  <w:style w:type="paragraph" w:customStyle="1" w:styleId="Technical5">
    <w:name w:val="Technical 5"/>
    <w:pPr>
      <w:tabs>
        <w:tab w:val="left" w:pos="-720"/>
      </w:tabs>
      <w:suppressAutoHyphens/>
      <w:ind w:firstLine="720"/>
    </w:pPr>
    <w:rPr>
      <w:rFonts w:ascii="Courier" w:hAnsi="Courier"/>
      <w:b/>
      <w:bCs/>
      <w:sz w:val="24"/>
      <w:szCs w:val="24"/>
      <w:lang w:val="en-US" w:eastAsia="es-ES"/>
    </w:rPr>
  </w:style>
  <w:style w:type="paragraph" w:customStyle="1" w:styleId="Technical6">
    <w:name w:val="Technical 6"/>
    <w:pPr>
      <w:tabs>
        <w:tab w:val="left" w:pos="-720"/>
      </w:tabs>
      <w:suppressAutoHyphens/>
      <w:ind w:firstLine="720"/>
    </w:pPr>
    <w:rPr>
      <w:rFonts w:ascii="Courier" w:hAnsi="Courier"/>
      <w:b/>
      <w:bCs/>
      <w:sz w:val="24"/>
      <w:szCs w:val="24"/>
      <w:lang w:val="en-US" w:eastAsia="es-ES"/>
    </w:rPr>
  </w:style>
  <w:style w:type="character" w:customStyle="1" w:styleId="Technical2">
    <w:name w:val="Technical 2"/>
    <w:rPr>
      <w:rFonts w:ascii="Courier" w:hAnsi="Courier"/>
      <w:noProof w:val="0"/>
      <w:sz w:val="24"/>
      <w:szCs w:val="24"/>
      <w:lang w:val="en-US"/>
    </w:rPr>
  </w:style>
  <w:style w:type="character" w:customStyle="1" w:styleId="Technical3">
    <w:name w:val="Technical 3"/>
    <w:rPr>
      <w:rFonts w:ascii="Courier" w:hAnsi="Courier"/>
      <w:noProof w:val="0"/>
      <w:sz w:val="24"/>
      <w:szCs w:val="24"/>
      <w:lang w:val="en-US"/>
    </w:rPr>
  </w:style>
  <w:style w:type="paragraph" w:customStyle="1" w:styleId="Technical4">
    <w:name w:val="Technical 4"/>
    <w:pPr>
      <w:tabs>
        <w:tab w:val="left" w:pos="-720"/>
      </w:tabs>
      <w:suppressAutoHyphens/>
    </w:pPr>
    <w:rPr>
      <w:rFonts w:ascii="Courier" w:hAnsi="Courier"/>
      <w:b/>
      <w:bCs/>
      <w:sz w:val="24"/>
      <w:szCs w:val="24"/>
      <w:lang w:val="en-US" w:eastAsia="es-ES"/>
    </w:rPr>
  </w:style>
  <w:style w:type="character" w:customStyle="1" w:styleId="Technical1">
    <w:name w:val="Technical 1"/>
    <w:rPr>
      <w:rFonts w:ascii="Courier" w:hAnsi="Courier"/>
      <w:noProof w:val="0"/>
      <w:sz w:val="24"/>
      <w:szCs w:val="24"/>
      <w:lang w:val="en-US"/>
    </w:rPr>
  </w:style>
  <w:style w:type="paragraph" w:customStyle="1" w:styleId="Technical7">
    <w:name w:val="Technical 7"/>
    <w:pPr>
      <w:tabs>
        <w:tab w:val="left" w:pos="-720"/>
      </w:tabs>
      <w:suppressAutoHyphens/>
      <w:ind w:firstLine="720"/>
    </w:pPr>
    <w:rPr>
      <w:rFonts w:ascii="Courier" w:hAnsi="Courier"/>
      <w:b/>
      <w:bCs/>
      <w:sz w:val="24"/>
      <w:szCs w:val="24"/>
      <w:lang w:val="en-US" w:eastAsia="es-ES"/>
    </w:rPr>
  </w:style>
  <w:style w:type="paragraph" w:customStyle="1" w:styleId="Technical8">
    <w:name w:val="Technical 8"/>
    <w:pPr>
      <w:tabs>
        <w:tab w:val="left" w:pos="-720"/>
      </w:tabs>
      <w:suppressAutoHyphens/>
      <w:ind w:firstLine="720"/>
    </w:pPr>
    <w:rPr>
      <w:rFonts w:ascii="Courier" w:hAnsi="Courier"/>
      <w:b/>
      <w:bCs/>
      <w:sz w:val="24"/>
      <w:szCs w:val="24"/>
      <w:lang w:val="en-US" w:eastAsia="es-ES"/>
    </w:rPr>
  </w:style>
  <w:style w:type="paragraph" w:customStyle="1" w:styleId="Pleading">
    <w:name w:val="Pleading"/>
    <w:pPr>
      <w:tabs>
        <w:tab w:val="left" w:pos="-720"/>
      </w:tabs>
      <w:suppressAutoHyphens/>
      <w:spacing w:line="240" w:lineRule="exact"/>
    </w:pPr>
    <w:rPr>
      <w:rFonts w:ascii="Courier" w:hAnsi="Courier"/>
      <w:sz w:val="24"/>
      <w:szCs w:val="24"/>
      <w:lang w:val="en-US" w:eastAsia="es-ES"/>
    </w:rPr>
  </w:style>
  <w:style w:type="paragraph" w:customStyle="1" w:styleId="14">
    <w:name w:val="1 4"/>
    <w:pPr>
      <w:tabs>
        <w:tab w:val="left" w:pos="-720"/>
      </w:tabs>
      <w:suppressAutoHyphens/>
    </w:pPr>
    <w:rPr>
      <w:rFonts w:ascii="Courier" w:hAnsi="Courier"/>
      <w:sz w:val="24"/>
      <w:szCs w:val="24"/>
      <w:lang w:val="en-US" w:eastAsia="es-ES"/>
    </w:rPr>
  </w:style>
  <w:style w:type="paragraph" w:customStyle="1" w:styleId="12">
    <w:name w:val="1 2"/>
    <w:pPr>
      <w:tabs>
        <w:tab w:val="left" w:pos="-720"/>
      </w:tabs>
      <w:suppressAutoHyphens/>
    </w:pPr>
    <w:rPr>
      <w:rFonts w:ascii="Courier" w:hAnsi="Courier"/>
      <w:sz w:val="24"/>
      <w:szCs w:val="24"/>
      <w:lang w:val="en-US" w:eastAsia="es-ES"/>
    </w:rPr>
  </w:style>
  <w:style w:type="paragraph" w:customStyle="1" w:styleId="16">
    <w:name w:val="1 6"/>
    <w:pPr>
      <w:tabs>
        <w:tab w:val="left" w:pos="-720"/>
      </w:tabs>
      <w:suppressAutoHyphens/>
    </w:pPr>
    <w:rPr>
      <w:rFonts w:ascii="Courier" w:hAnsi="Courier"/>
      <w:sz w:val="24"/>
      <w:szCs w:val="24"/>
      <w:lang w:val="en-US" w:eastAsia="es-ES"/>
    </w:rPr>
  </w:style>
  <w:style w:type="paragraph" w:customStyle="1" w:styleId="4">
    <w:name w:val="4"/>
    <w:pPr>
      <w:tabs>
        <w:tab w:val="left" w:pos="-720"/>
      </w:tabs>
      <w:suppressAutoHyphens/>
    </w:pPr>
    <w:rPr>
      <w:rFonts w:ascii="Courier" w:hAnsi="Courier"/>
      <w:sz w:val="24"/>
      <w:szCs w:val="24"/>
      <w:lang w:val="en-US" w:eastAsia="es-ES"/>
    </w:rPr>
  </w:style>
  <w:style w:type="paragraph" w:customStyle="1" w:styleId="5">
    <w:name w:val="5"/>
    <w:pPr>
      <w:tabs>
        <w:tab w:val="left" w:pos="-720"/>
      </w:tabs>
      <w:suppressAutoHyphens/>
    </w:pPr>
    <w:rPr>
      <w:rFonts w:ascii="Courier" w:hAnsi="Courier"/>
      <w:sz w:val="24"/>
      <w:szCs w:val="24"/>
      <w:lang w:val="en-US" w:eastAsia="es-ES"/>
    </w:rPr>
  </w:style>
  <w:style w:type="character" w:customStyle="1" w:styleId="15">
    <w:name w:val="1 5"/>
    <w:basedOn w:val="Fuentedeprrafopredeter"/>
  </w:style>
  <w:style w:type="paragraph" w:customStyle="1" w:styleId="11">
    <w:name w:val="1 1"/>
    <w:pPr>
      <w:tabs>
        <w:tab w:val="left" w:pos="-720"/>
      </w:tabs>
      <w:suppressAutoHyphens/>
    </w:pPr>
    <w:rPr>
      <w:rFonts w:ascii="Courier" w:hAnsi="Courier"/>
      <w:sz w:val="24"/>
      <w:szCs w:val="24"/>
      <w:lang w:val="en-US" w:eastAsia="es-ES"/>
    </w:rPr>
  </w:style>
  <w:style w:type="character" w:customStyle="1" w:styleId="Unnamed1">
    <w:name w:val="Unnamed 1"/>
    <w:rPr>
      <w:rFonts w:ascii="Courier" w:hAnsi="Courier"/>
      <w:noProof w:val="0"/>
      <w:sz w:val="24"/>
      <w:szCs w:val="24"/>
      <w:lang w:val="en-US"/>
    </w:rPr>
  </w:style>
  <w:style w:type="paragraph" w:customStyle="1" w:styleId="alex2">
    <w:name w:val="alex 2"/>
    <w:pPr>
      <w:tabs>
        <w:tab w:val="left" w:pos="-720"/>
      </w:tabs>
      <w:suppressAutoHyphens/>
    </w:pPr>
    <w:rPr>
      <w:rFonts w:ascii="Courier" w:hAnsi="Courier"/>
      <w:sz w:val="24"/>
      <w:szCs w:val="24"/>
      <w:lang w:val="en-US" w:eastAsia="es-ES"/>
    </w:rPr>
  </w:style>
  <w:style w:type="paragraph" w:customStyle="1" w:styleId="alex7">
    <w:name w:val="alex 7"/>
    <w:pPr>
      <w:tabs>
        <w:tab w:val="left" w:pos="-720"/>
      </w:tabs>
      <w:suppressAutoHyphens/>
    </w:pPr>
    <w:rPr>
      <w:rFonts w:ascii="Courier" w:hAnsi="Courier"/>
      <w:sz w:val="24"/>
      <w:szCs w:val="24"/>
      <w:lang w:val="en-US" w:eastAsia="es-ES"/>
    </w:rPr>
  </w:style>
  <w:style w:type="paragraph" w:customStyle="1" w:styleId="alex3">
    <w:name w:val="alex 3"/>
    <w:pPr>
      <w:tabs>
        <w:tab w:val="left" w:pos="-720"/>
      </w:tabs>
      <w:suppressAutoHyphens/>
    </w:pPr>
    <w:rPr>
      <w:rFonts w:ascii="Courier" w:hAnsi="Courier"/>
      <w:sz w:val="24"/>
      <w:szCs w:val="24"/>
      <w:lang w:val="en-US" w:eastAsia="es-ES"/>
    </w:rPr>
  </w:style>
  <w:style w:type="paragraph" w:customStyle="1" w:styleId="alex6">
    <w:name w:val="alex 6"/>
    <w:pPr>
      <w:tabs>
        <w:tab w:val="left" w:pos="-720"/>
      </w:tabs>
      <w:suppressAutoHyphens/>
    </w:pPr>
    <w:rPr>
      <w:rFonts w:ascii="Courier" w:hAnsi="Courier"/>
      <w:sz w:val="24"/>
      <w:szCs w:val="24"/>
      <w:lang w:val="en-US" w:eastAsia="es-ES"/>
    </w:rPr>
  </w:style>
  <w:style w:type="paragraph" w:customStyle="1" w:styleId="alex4">
    <w:name w:val="alex 4"/>
    <w:pPr>
      <w:tabs>
        <w:tab w:val="left" w:pos="-720"/>
      </w:tabs>
      <w:suppressAutoHyphens/>
    </w:pPr>
    <w:rPr>
      <w:rFonts w:ascii="Courier" w:hAnsi="Courier"/>
      <w:sz w:val="24"/>
      <w:szCs w:val="24"/>
      <w:lang w:val="en-US" w:eastAsia="es-ES"/>
    </w:rPr>
  </w:style>
  <w:style w:type="paragraph" w:customStyle="1" w:styleId="alex5">
    <w:name w:val="alex 5"/>
    <w:pPr>
      <w:tabs>
        <w:tab w:val="left" w:pos="-720"/>
      </w:tabs>
      <w:suppressAutoHyphens/>
    </w:pPr>
    <w:rPr>
      <w:rFonts w:ascii="Courier" w:hAnsi="Courier"/>
      <w:sz w:val="24"/>
      <w:szCs w:val="24"/>
      <w:lang w:val="en-US" w:eastAsia="es-ES"/>
    </w:rPr>
  </w:style>
  <w:style w:type="paragraph" w:customStyle="1" w:styleId="alex1">
    <w:name w:val="alex 1"/>
    <w:pPr>
      <w:tabs>
        <w:tab w:val="left" w:pos="-720"/>
      </w:tabs>
      <w:suppressAutoHyphens/>
    </w:pPr>
    <w:rPr>
      <w:rFonts w:ascii="Courier" w:hAnsi="Courier"/>
      <w:sz w:val="24"/>
      <w:szCs w:val="24"/>
      <w:lang w:val="en-US" w:eastAsia="es-ES"/>
    </w:rPr>
  </w:style>
  <w:style w:type="character" w:customStyle="1" w:styleId="tst1">
    <w:name w:val="tst 1"/>
    <w:rPr>
      <w:rFonts w:ascii="Courier" w:hAnsi="Courier"/>
      <w:noProof w:val="0"/>
      <w:sz w:val="24"/>
      <w:szCs w:val="24"/>
      <w:lang w:val="en-US"/>
    </w:rPr>
  </w:style>
  <w:style w:type="paragraph" w:customStyle="1" w:styleId="tst6">
    <w:name w:val="tst 6"/>
    <w:pPr>
      <w:tabs>
        <w:tab w:val="left" w:pos="-720"/>
      </w:tabs>
      <w:suppressAutoHyphens/>
    </w:pPr>
    <w:rPr>
      <w:rFonts w:ascii="Courier" w:hAnsi="Courier"/>
      <w:sz w:val="24"/>
      <w:szCs w:val="24"/>
      <w:lang w:val="en-US" w:eastAsia="es-ES"/>
    </w:rPr>
  </w:style>
  <w:style w:type="paragraph" w:customStyle="1" w:styleId="tst2">
    <w:name w:val="tst 2"/>
    <w:pPr>
      <w:tabs>
        <w:tab w:val="left" w:pos="-720"/>
      </w:tabs>
      <w:suppressAutoHyphens/>
    </w:pPr>
    <w:rPr>
      <w:rFonts w:ascii="Courier" w:hAnsi="Courier"/>
      <w:sz w:val="24"/>
      <w:szCs w:val="24"/>
      <w:lang w:val="en-US" w:eastAsia="es-ES"/>
    </w:rPr>
  </w:style>
  <w:style w:type="paragraph" w:customStyle="1" w:styleId="tst5">
    <w:name w:val="tst 5"/>
    <w:pPr>
      <w:tabs>
        <w:tab w:val="left" w:pos="-720"/>
      </w:tabs>
      <w:suppressAutoHyphens/>
    </w:pPr>
    <w:rPr>
      <w:rFonts w:ascii="Courier" w:hAnsi="Courier"/>
      <w:sz w:val="24"/>
      <w:szCs w:val="24"/>
      <w:lang w:val="en-US" w:eastAsia="es-ES"/>
    </w:rPr>
  </w:style>
  <w:style w:type="paragraph" w:customStyle="1" w:styleId="tst3">
    <w:name w:val="tst 3"/>
    <w:pPr>
      <w:tabs>
        <w:tab w:val="left" w:pos="-720"/>
      </w:tabs>
      <w:suppressAutoHyphens/>
    </w:pPr>
    <w:rPr>
      <w:rFonts w:ascii="Courier" w:hAnsi="Courier"/>
      <w:sz w:val="24"/>
      <w:szCs w:val="24"/>
      <w:lang w:val="en-US" w:eastAsia="es-ES"/>
    </w:rPr>
  </w:style>
  <w:style w:type="paragraph" w:customStyle="1" w:styleId="tst7">
    <w:name w:val="tst 7"/>
    <w:pPr>
      <w:tabs>
        <w:tab w:val="left" w:pos="-720"/>
      </w:tabs>
      <w:suppressAutoHyphens/>
    </w:pPr>
    <w:rPr>
      <w:rFonts w:ascii="Courier" w:hAnsi="Courier"/>
      <w:sz w:val="24"/>
      <w:szCs w:val="24"/>
      <w:lang w:val="en-US" w:eastAsia="es-ES"/>
    </w:rPr>
  </w:style>
  <w:style w:type="paragraph" w:customStyle="1" w:styleId="tst4">
    <w:name w:val="tst 4"/>
    <w:pPr>
      <w:tabs>
        <w:tab w:val="left" w:pos="-720"/>
      </w:tabs>
      <w:suppressAutoHyphens/>
    </w:pPr>
    <w:rPr>
      <w:rFonts w:ascii="Courier" w:hAnsi="Courier"/>
      <w:sz w:val="24"/>
      <w:szCs w:val="24"/>
      <w:lang w:val="en-US" w:eastAsia="es-ES"/>
    </w:rPr>
  </w:style>
  <w:style w:type="paragraph" w:customStyle="1" w:styleId="6">
    <w:name w:val="6"/>
    <w:pPr>
      <w:tabs>
        <w:tab w:val="left" w:pos="-720"/>
      </w:tabs>
      <w:suppressAutoHyphens/>
    </w:pPr>
    <w:rPr>
      <w:rFonts w:ascii="Courier" w:hAnsi="Courier"/>
      <w:sz w:val="24"/>
      <w:szCs w:val="24"/>
      <w:lang w:val="en-US" w:eastAsia="es-ES"/>
    </w:rPr>
  </w:style>
  <w:style w:type="paragraph" w:customStyle="1" w:styleId="21">
    <w:name w:val="2 1"/>
    <w:pPr>
      <w:tabs>
        <w:tab w:val="left" w:pos="-720"/>
      </w:tabs>
      <w:suppressAutoHyphens/>
    </w:pPr>
    <w:rPr>
      <w:rFonts w:ascii="Courier" w:hAnsi="Courier"/>
      <w:sz w:val="24"/>
      <w:szCs w:val="24"/>
      <w:lang w:val="en-US" w:eastAsia="es-ES"/>
    </w:rPr>
  </w:style>
  <w:style w:type="paragraph" w:customStyle="1" w:styleId="24">
    <w:name w:val="2 4"/>
    <w:pPr>
      <w:tabs>
        <w:tab w:val="left" w:pos="-720"/>
      </w:tabs>
      <w:suppressAutoHyphens/>
    </w:pPr>
    <w:rPr>
      <w:rFonts w:ascii="Courier" w:hAnsi="Courier"/>
      <w:sz w:val="24"/>
      <w:szCs w:val="24"/>
      <w:lang w:val="en-US" w:eastAsia="es-ES"/>
    </w:rPr>
  </w:style>
  <w:style w:type="paragraph" w:customStyle="1" w:styleId="25">
    <w:name w:val="2 5"/>
    <w:pPr>
      <w:tabs>
        <w:tab w:val="left" w:pos="-720"/>
      </w:tabs>
      <w:suppressAutoHyphens/>
    </w:pPr>
    <w:rPr>
      <w:rFonts w:ascii="Courier" w:hAnsi="Courier"/>
      <w:sz w:val="24"/>
      <w:szCs w:val="24"/>
      <w:lang w:val="en-US" w:eastAsia="es-ES"/>
    </w:rPr>
  </w:style>
  <w:style w:type="character" w:customStyle="1" w:styleId="a1">
    <w:name w:val="a1"/>
    <w:rPr>
      <w:rFonts w:ascii="Courier" w:hAnsi="Courier"/>
      <w:noProof w:val="0"/>
      <w:sz w:val="24"/>
      <w:szCs w:val="24"/>
      <w:lang w:val="en-US"/>
    </w:rPr>
  </w:style>
  <w:style w:type="character" w:customStyle="1" w:styleId="a2">
    <w:name w:val="a2"/>
    <w:rPr>
      <w:rFonts w:ascii="Courier" w:hAnsi="Courier"/>
      <w:noProof w:val="0"/>
      <w:sz w:val="24"/>
      <w:szCs w:val="24"/>
      <w:lang w:val="en-US"/>
    </w:rPr>
  </w:style>
  <w:style w:type="character" w:customStyle="1" w:styleId="a3">
    <w:name w:val="a3"/>
    <w:rPr>
      <w:rFonts w:ascii="Courier" w:hAnsi="Courier"/>
      <w:noProof w:val="0"/>
      <w:sz w:val="24"/>
      <w:szCs w:val="24"/>
      <w:lang w:val="en-US"/>
    </w:rPr>
  </w:style>
  <w:style w:type="paragraph" w:customStyle="1" w:styleId="ANNOTATIONR">
    <w:name w:val="ANNOTATION R"/>
    <w:pPr>
      <w:tabs>
        <w:tab w:val="left" w:pos="-720"/>
      </w:tabs>
      <w:suppressAutoHyphens/>
    </w:pPr>
    <w:rPr>
      <w:rFonts w:ascii="Univers" w:hAnsi="Univers"/>
      <w:sz w:val="24"/>
      <w:szCs w:val="24"/>
      <w:lang w:val="en-US" w:eastAsia="es-ES"/>
    </w:rPr>
  </w:style>
  <w:style w:type="paragraph" w:customStyle="1" w:styleId="Ttulo21">
    <w:name w:val="Título 2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A">
    <w:name w:val="T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31">
    <w:name w:val="Título 3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11">
    <w:name w:val="Título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u w:val="single"/>
      <w:lang w:val="en-US" w:eastAsia="es-ES"/>
    </w:rPr>
  </w:style>
  <w:style w:type="paragraph" w:customStyle="1" w:styleId="ANNOTATIONT">
    <w:name w:val="ANNOTATION T"/>
    <w:pPr>
      <w:tabs>
        <w:tab w:val="left" w:pos="-720"/>
      </w:tabs>
      <w:suppressAutoHyphens/>
    </w:pPr>
    <w:rPr>
      <w:rFonts w:ascii="Univers" w:hAnsi="Univers"/>
      <w:sz w:val="24"/>
      <w:szCs w:val="24"/>
      <w:lang w:val="en-US" w:eastAsia="es-ES"/>
    </w:rPr>
  </w:style>
  <w:style w:type="paragraph" w:customStyle="1" w:styleId="ndice71">
    <w:name w:val="Índice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360"/>
      </w:tabs>
      <w:suppressAutoHyphens/>
    </w:pPr>
    <w:rPr>
      <w:rFonts w:ascii="Univers" w:hAnsi="Univers"/>
      <w:sz w:val="24"/>
      <w:szCs w:val="24"/>
      <w:lang w:val="en-US" w:eastAsia="es-ES"/>
    </w:rPr>
  </w:style>
  <w:style w:type="paragraph" w:customStyle="1" w:styleId="ndice61">
    <w:name w:val="Índice 61"/>
    <w:pPr>
      <w:tabs>
        <w:tab w:val="left" w:pos="360"/>
        <w:tab w:val="left" w:pos="1080"/>
        <w:tab w:val="left" w:pos="1800"/>
        <w:tab w:val="left" w:pos="216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51">
    <w:name w:val="Índice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41">
    <w:name w:val="Índice 41"/>
    <w:pPr>
      <w:tabs>
        <w:tab w:val="left" w:pos="360"/>
        <w:tab w:val="left" w:pos="1080"/>
        <w:tab w:val="left" w:pos="144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31">
    <w:name w:val="Índice 3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21">
    <w:name w:val="Índice 2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dice11">
    <w:name w:val="Índice 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Nmerodelnea1">
    <w:name w:val="Número de línea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INDEXHEADIN">
    <w:name w:val="INDEX HEADIN"/>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iedepgina1">
    <w:name w:val="Pie de página1"/>
    <w:pPr>
      <w:tabs>
        <w:tab w:val="center" w:pos="4680"/>
        <w:tab w:val="right" w:pos="9000"/>
        <w:tab w:val="left" w:pos="9360"/>
      </w:tabs>
      <w:suppressAutoHyphens/>
    </w:pPr>
    <w:rPr>
      <w:rFonts w:ascii="Univers" w:hAnsi="Univers"/>
      <w:sz w:val="24"/>
      <w:szCs w:val="24"/>
      <w:lang w:val="en-US" w:eastAsia="es-ES"/>
    </w:rPr>
  </w:style>
  <w:style w:type="paragraph" w:customStyle="1" w:styleId="Encabezado1">
    <w:name w:val="Encabezado1"/>
    <w:pPr>
      <w:tabs>
        <w:tab w:val="center" w:pos="4680"/>
        <w:tab w:val="right" w:pos="9000"/>
        <w:tab w:val="left" w:pos="9360"/>
      </w:tabs>
      <w:suppressAutoHyphens/>
    </w:pPr>
    <w:rPr>
      <w:rFonts w:ascii="Univers" w:hAnsi="Univers"/>
      <w:sz w:val="24"/>
      <w:szCs w:val="24"/>
      <w:lang w:val="en-US" w:eastAsia="es-ES"/>
    </w:rPr>
  </w:style>
  <w:style w:type="paragraph" w:customStyle="1" w:styleId="FOOTNOTEREF">
    <w:name w:val="FOOTNOTE REF"/>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vertAlign w:val="superscript"/>
      <w:lang w:val="en-US" w:eastAsia="es-ES"/>
    </w:rPr>
  </w:style>
  <w:style w:type="paragraph" w:customStyle="1" w:styleId="FOOTNOTETEX">
    <w:name w:val="FOOTNOTE TEX"/>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tulo91">
    <w:name w:val="Título 9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81">
    <w:name w:val="Título 8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71">
    <w:name w:val="Título 7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Ttulo61">
    <w:name w:val="Título 6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Ttulo51">
    <w:name w:val="Título 51"/>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tulo41">
    <w:name w:val="Título 41"/>
    <w:pPr>
      <w:tabs>
        <w:tab w:val="left" w:pos="360"/>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u w:val="single"/>
      <w:lang w:val="en-US" w:eastAsia="es-ES"/>
    </w:rPr>
  </w:style>
  <w:style w:type="paragraph" w:customStyle="1" w:styleId="NORMALINDEN">
    <w:name w:val="NORMAL INDEN"/>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A">
    <w:name w:val="PA"/>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1tulo">
    <w:name w:val="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Subt1tulo">
    <w:name w:val="SubtÀ1Àtulo"/>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Autor">
    <w:name w:val="Autor"/>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jc w:val="right"/>
    </w:pPr>
    <w:rPr>
      <w:rFonts w:ascii="Univers" w:hAnsi="Univers"/>
      <w:b/>
      <w:bCs/>
      <w:sz w:val="24"/>
      <w:szCs w:val="24"/>
      <w:lang w:val="en-US" w:eastAsia="es-ES"/>
    </w:rPr>
  </w:style>
  <w:style w:type="paragraph" w:customStyle="1" w:styleId="NombreDeComp">
    <w:name w:val="NombreDeCom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T1tuloDeTDC">
    <w:name w:val="TÀ1ÀtuloDeTDC"/>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styleId="Lista">
    <w:name w:val="List"/>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TextoDeTabla">
    <w:name w:val="TextoDeTabl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P">
    <w:name w:val="TP"/>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PPa">
    <w:name w:val="PP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TT">
    <w:name w:val="TT"/>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PIa">
    <w:name w:val="PI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TB">
    <w:name w:val="TB"/>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60" w:lineRule="auto"/>
    </w:pPr>
    <w:rPr>
      <w:rFonts w:ascii="Univers" w:hAnsi="Univers"/>
      <w:b/>
      <w:bCs/>
      <w:sz w:val="24"/>
      <w:szCs w:val="24"/>
      <w:lang w:val="en-US" w:eastAsia="es-ES"/>
    </w:rPr>
  </w:style>
  <w:style w:type="paragraph" w:customStyle="1" w:styleId="PB">
    <w:name w:val="PB"/>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Sa">
    <w:name w:val="PSa"/>
    <w:pPr>
      <w:tabs>
        <w:tab w:val="left" w:pos="-1698"/>
        <w:tab w:val="left" w:pos="-978"/>
        <w:tab w:val="left" w:pos="-258"/>
        <w:tab w:val="left" w:pos="0"/>
        <w:tab w:val="left" w:pos="462"/>
        <w:tab w:val="left" w:pos="1182"/>
        <w:tab w:val="left" w:pos="1902"/>
        <w:tab w:val="left" w:pos="2622"/>
        <w:tab w:val="left" w:pos="3342"/>
        <w:tab w:val="left" w:pos="4062"/>
        <w:tab w:val="left" w:pos="4782"/>
        <w:tab w:val="left" w:pos="5502"/>
        <w:tab w:val="left" w:pos="6222"/>
        <w:tab w:val="left" w:pos="6942"/>
        <w:tab w:val="left" w:pos="7662"/>
      </w:tabs>
      <w:suppressAutoHyphens/>
    </w:pPr>
    <w:rPr>
      <w:rFonts w:ascii="Univers" w:hAnsi="Univers"/>
      <w:i/>
      <w:iCs/>
      <w:sz w:val="24"/>
      <w:szCs w:val="24"/>
      <w:lang w:val="en-US" w:eastAsia="es-ES"/>
    </w:rPr>
  </w:style>
  <w:style w:type="paragraph" w:customStyle="1" w:styleId="TC">
    <w:name w:val="TC"/>
    <w:pPr>
      <w:tabs>
        <w:tab w:val="left" w:pos="360"/>
        <w:tab w:val="left" w:pos="924"/>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i/>
      <w:iCs/>
      <w:sz w:val="24"/>
      <w:szCs w:val="24"/>
      <w:lang w:val="en-US" w:eastAsia="es-ES"/>
    </w:rPr>
  </w:style>
  <w:style w:type="paragraph" w:customStyle="1" w:styleId="TD">
    <w:name w:val="TD"/>
    <w:pPr>
      <w:tabs>
        <w:tab w:val="left" w:pos="360"/>
        <w:tab w:val="left" w:pos="1080"/>
        <w:tab w:val="left" w:pos="1494"/>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i/>
      <w:iCs/>
      <w:sz w:val="24"/>
      <w:szCs w:val="24"/>
      <w:lang w:val="en-US" w:eastAsia="es-ES"/>
    </w:rPr>
  </w:style>
  <w:style w:type="paragraph" w:customStyle="1" w:styleId="PC">
    <w:name w:val="PC"/>
    <w:pPr>
      <w:tabs>
        <w:tab w:val="left" w:pos="360"/>
        <w:tab w:val="left" w:pos="1080"/>
        <w:tab w:val="left" w:pos="1800"/>
        <w:tab w:val="left" w:pos="189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CE">
    <w:name w:val="C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jc w:val="center"/>
    </w:pPr>
    <w:rPr>
      <w:rFonts w:ascii="Univers" w:hAnsi="Univers"/>
      <w:b/>
      <w:bCs/>
      <w:sz w:val="24"/>
      <w:szCs w:val="24"/>
      <w:lang w:val="en-US" w:eastAsia="es-ES"/>
    </w:rPr>
  </w:style>
  <w:style w:type="paragraph" w:customStyle="1" w:styleId="DI">
    <w:name w:val="DI"/>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PD">
    <w:name w:val="PD"/>
    <w:pPr>
      <w:tabs>
        <w:tab w:val="left" w:pos="360"/>
        <w:tab w:val="left" w:pos="1080"/>
        <w:tab w:val="left" w:pos="1800"/>
        <w:tab w:val="left" w:pos="2286"/>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PE">
    <w:name w:val="PE"/>
    <w:pPr>
      <w:tabs>
        <w:tab w:val="left" w:pos="360"/>
        <w:tab w:val="left" w:pos="1080"/>
        <w:tab w:val="left" w:pos="1800"/>
        <w:tab w:val="left" w:pos="2520"/>
        <w:tab w:val="left" w:pos="2682"/>
        <w:tab w:val="left" w:pos="3240"/>
        <w:tab w:val="left" w:pos="3960"/>
        <w:tab w:val="left" w:pos="4680"/>
        <w:tab w:val="left" w:pos="5400"/>
        <w:tab w:val="left" w:pos="6120"/>
        <w:tab w:val="left" w:pos="6840"/>
        <w:tab w:val="left" w:pos="7560"/>
        <w:tab w:val="left" w:pos="8280"/>
        <w:tab w:val="left" w:pos="9000"/>
        <w:tab w:val="left" w:pos="9720"/>
      </w:tabs>
      <w:suppressAutoHyphens/>
      <w:spacing w:line="287" w:lineRule="auto"/>
    </w:pPr>
    <w:rPr>
      <w:rFonts w:ascii="Univers" w:hAnsi="Univers"/>
      <w:sz w:val="24"/>
      <w:szCs w:val="24"/>
      <w:lang w:val="en-US" w:eastAsia="es-ES"/>
    </w:rPr>
  </w:style>
  <w:style w:type="paragraph" w:customStyle="1" w:styleId="SCa">
    <w:name w:val="SCa"/>
    <w:pPr>
      <w:tabs>
        <w:tab w:val="left" w:pos="360"/>
        <w:tab w:val="left" w:pos="1080"/>
        <w:tab w:val="left" w:pos="1800"/>
        <w:tab w:val="left" w:pos="2520"/>
        <w:tab w:val="left" w:pos="3240"/>
        <w:tab w:val="left" w:pos="3960"/>
        <w:tab w:val="left" w:pos="4680"/>
        <w:tab w:val="left" w:pos="4896"/>
        <w:tab w:val="left" w:pos="5400"/>
        <w:tab w:val="left" w:pos="6120"/>
        <w:tab w:val="left" w:pos="6840"/>
        <w:tab w:val="left" w:pos="7560"/>
        <w:tab w:val="left" w:pos="8280"/>
        <w:tab w:val="left" w:pos="9000"/>
        <w:tab w:val="left" w:pos="9720"/>
      </w:tabs>
      <w:suppressAutoHyphens/>
      <w:spacing w:line="120" w:lineRule="auto"/>
    </w:pPr>
    <w:rPr>
      <w:rFonts w:ascii="Univers" w:hAnsi="Univers"/>
      <w:b/>
      <w:bCs/>
      <w:sz w:val="24"/>
      <w:szCs w:val="24"/>
      <w:lang w:val="en-US" w:eastAsia="es-ES"/>
    </w:rPr>
  </w:style>
  <w:style w:type="paragraph" w:customStyle="1" w:styleId="SBa">
    <w:name w:val="SBa"/>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sz w:val="24"/>
      <w:szCs w:val="24"/>
      <w:lang w:val="en-US" w:eastAsia="es-ES"/>
    </w:rPr>
  </w:style>
  <w:style w:type="paragraph" w:customStyle="1" w:styleId="a4">
    <w:name w:val="a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5">
    <w:name w:val="a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6">
    <w:name w:val="a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7">
    <w:name w:val="a7"/>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8">
    <w:name w:val="a8"/>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9">
    <w:name w:val="a9"/>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0">
    <w:name w:val="a10"/>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1">
    <w:name w:val="a11"/>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paragraph" w:customStyle="1" w:styleId="a12">
    <w:name w:val="a12"/>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3">
    <w:name w:val="a13"/>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pPr>
    <w:rPr>
      <w:rFonts w:ascii="Univers" w:hAnsi="Univers"/>
      <w:b/>
      <w:bCs/>
      <w:sz w:val="24"/>
      <w:szCs w:val="24"/>
      <w:lang w:val="en-US" w:eastAsia="es-ES"/>
    </w:rPr>
  </w:style>
  <w:style w:type="paragraph" w:customStyle="1" w:styleId="a14">
    <w:name w:val="a14"/>
    <w:pPr>
      <w:tabs>
        <w:tab w:val="left" w:pos="2160"/>
        <w:tab w:val="left" w:pos="2520"/>
        <w:tab w:val="left" w:pos="3960"/>
        <w:tab w:val="left" w:pos="4320"/>
      </w:tabs>
      <w:suppressAutoHyphens/>
    </w:pPr>
    <w:rPr>
      <w:rFonts w:ascii="Univers" w:hAnsi="Univers"/>
      <w:sz w:val="24"/>
      <w:szCs w:val="24"/>
      <w:lang w:val="en-US" w:eastAsia="es-ES"/>
    </w:rPr>
  </w:style>
  <w:style w:type="paragraph" w:customStyle="1" w:styleId="a15">
    <w:name w:val="a15"/>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480" w:lineRule="auto"/>
      <w:jc w:val="center"/>
    </w:pPr>
    <w:rPr>
      <w:rFonts w:ascii="Univers" w:hAnsi="Univers"/>
      <w:sz w:val="24"/>
      <w:szCs w:val="24"/>
      <w:lang w:val="en-US" w:eastAsia="es-ES"/>
    </w:rPr>
  </w:style>
  <w:style w:type="paragraph" w:customStyle="1" w:styleId="a16">
    <w:name w:val="a16"/>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uppressAutoHyphens/>
      <w:spacing w:line="300" w:lineRule="auto"/>
      <w:jc w:val="center"/>
    </w:pPr>
    <w:rPr>
      <w:rFonts w:ascii="Univers" w:hAnsi="Univers"/>
      <w:sz w:val="24"/>
      <w:szCs w:val="24"/>
      <w:lang w:val="en-US" w:eastAsia="es-ES"/>
    </w:rPr>
  </w:style>
  <w:style w:type="character" w:customStyle="1" w:styleId="EquationCaption">
    <w:name w:val="_Equation Caption"/>
  </w:style>
  <w:style w:type="paragraph" w:styleId="Textonotapie">
    <w:name w:val="footnote text"/>
    <w:basedOn w:val="Normal"/>
    <w:semiHidden/>
    <w:rPr>
      <w:sz w:val="20"/>
      <w:szCs w:val="20"/>
    </w:rPr>
  </w:style>
  <w:style w:type="paragraph" w:customStyle="1" w:styleId="Epgrafe">
    <w:name w:val="Epígrafe"/>
    <w:basedOn w:val="Normal"/>
    <w:next w:val="Normal"/>
    <w:qFormat/>
    <w:pPr>
      <w:spacing w:before="60" w:after="60"/>
      <w:jc w:val="center"/>
    </w:pPr>
    <w:rPr>
      <w:b/>
      <w:bCs/>
      <w:lang w:val="en-US"/>
    </w:rPr>
  </w:style>
  <w:style w:type="paragraph" w:styleId="TDC2">
    <w:name w:val="toc 2"/>
    <w:basedOn w:val="Normal"/>
    <w:next w:val="Normal"/>
    <w:uiPriority w:val="39"/>
    <w:pPr>
      <w:tabs>
        <w:tab w:val="right" w:leader="dot" w:pos="9648"/>
      </w:tabs>
    </w:pPr>
  </w:style>
  <w:style w:type="paragraph" w:styleId="TDC1">
    <w:name w:val="toc 1"/>
    <w:basedOn w:val="Normal"/>
    <w:next w:val="Normal"/>
    <w:uiPriority w:val="39"/>
    <w:pPr>
      <w:tabs>
        <w:tab w:val="right" w:leader="dot" w:pos="9648"/>
      </w:tabs>
    </w:pPr>
    <w:rPr>
      <w:caps/>
    </w:rPr>
  </w:style>
  <w:style w:type="paragraph" w:styleId="TDC3">
    <w:name w:val="toc 3"/>
    <w:basedOn w:val="Normal"/>
    <w:next w:val="Normal"/>
    <w:uiPriority w:val="39"/>
    <w:pPr>
      <w:tabs>
        <w:tab w:val="right" w:leader="dot" w:pos="9648"/>
      </w:tabs>
      <w:ind w:left="220"/>
    </w:pPr>
  </w:style>
  <w:style w:type="paragraph" w:styleId="TDC4">
    <w:name w:val="toc 4"/>
    <w:basedOn w:val="Normal"/>
    <w:next w:val="Normal"/>
    <w:semiHidden/>
    <w:pPr>
      <w:tabs>
        <w:tab w:val="right" w:leader="dot" w:pos="9648"/>
      </w:tabs>
      <w:ind w:left="440"/>
    </w:pPr>
    <w:rPr>
      <w:rFonts w:ascii="Times New Roman" w:hAnsi="Times New Roman" w:cs="Times New Roman"/>
      <w:sz w:val="20"/>
      <w:szCs w:val="20"/>
    </w:rPr>
  </w:style>
  <w:style w:type="paragraph" w:styleId="TDC5">
    <w:name w:val="toc 5"/>
    <w:basedOn w:val="Normal"/>
    <w:next w:val="Normal"/>
    <w:semiHidden/>
    <w:pPr>
      <w:tabs>
        <w:tab w:val="right" w:leader="dot" w:pos="9648"/>
      </w:tabs>
      <w:ind w:left="660"/>
    </w:pPr>
    <w:rPr>
      <w:rFonts w:ascii="Times New Roman" w:hAnsi="Times New Roman" w:cs="Times New Roman"/>
      <w:sz w:val="18"/>
      <w:szCs w:val="18"/>
    </w:rPr>
  </w:style>
  <w:style w:type="paragraph" w:styleId="TDC6">
    <w:name w:val="toc 6"/>
    <w:basedOn w:val="Normal"/>
    <w:next w:val="Normal"/>
    <w:semiHidden/>
    <w:pPr>
      <w:tabs>
        <w:tab w:val="right" w:leader="dot" w:pos="9648"/>
      </w:tabs>
      <w:ind w:left="880"/>
    </w:pPr>
    <w:rPr>
      <w:rFonts w:ascii="Times New Roman" w:hAnsi="Times New Roman" w:cs="Times New Roman"/>
      <w:sz w:val="18"/>
      <w:szCs w:val="18"/>
    </w:rPr>
  </w:style>
  <w:style w:type="paragraph" w:styleId="TDC7">
    <w:name w:val="toc 7"/>
    <w:basedOn w:val="Normal"/>
    <w:next w:val="Normal"/>
    <w:semiHidden/>
    <w:pPr>
      <w:tabs>
        <w:tab w:val="right" w:leader="dot" w:pos="9648"/>
      </w:tabs>
      <w:ind w:left="1100"/>
    </w:pPr>
    <w:rPr>
      <w:rFonts w:ascii="Times New Roman" w:hAnsi="Times New Roman" w:cs="Times New Roman"/>
      <w:sz w:val="18"/>
      <w:szCs w:val="18"/>
    </w:rPr>
  </w:style>
  <w:style w:type="paragraph" w:styleId="TDC8">
    <w:name w:val="toc 8"/>
    <w:basedOn w:val="Normal"/>
    <w:next w:val="Normal"/>
    <w:semiHidden/>
    <w:pPr>
      <w:tabs>
        <w:tab w:val="right" w:leader="dot" w:pos="9648"/>
      </w:tabs>
      <w:ind w:left="1320"/>
    </w:pPr>
    <w:rPr>
      <w:rFonts w:ascii="Times New Roman" w:hAnsi="Times New Roman" w:cs="Times New Roman"/>
      <w:sz w:val="18"/>
      <w:szCs w:val="18"/>
    </w:rPr>
  </w:style>
  <w:style w:type="paragraph" w:styleId="TDC9">
    <w:name w:val="toc 9"/>
    <w:basedOn w:val="Normal"/>
    <w:next w:val="Normal"/>
    <w:semiHidden/>
    <w:pPr>
      <w:tabs>
        <w:tab w:val="right" w:leader="dot" w:pos="9648"/>
      </w:tabs>
      <w:ind w:left="1540"/>
    </w:pPr>
    <w:rPr>
      <w:rFonts w:ascii="Times New Roman" w:hAnsi="Times New Roman" w:cs="Times New Roman"/>
      <w:sz w:val="18"/>
      <w:szCs w:val="18"/>
    </w:rPr>
  </w:style>
  <w:style w:type="paragraph" w:styleId="Tabladeilustraciones">
    <w:name w:val="table of figures"/>
    <w:aliases w:val="Tabla de Figuras,Tabla"/>
    <w:basedOn w:val="Normal"/>
    <w:next w:val="Normal"/>
    <w:uiPriority w:val="99"/>
    <w:pPr>
      <w:tabs>
        <w:tab w:val="right" w:leader="dot" w:pos="9648"/>
      </w:tabs>
      <w:ind w:left="440" w:hanging="440"/>
    </w:pPr>
  </w:style>
  <w:style w:type="paragraph" w:styleId="Sangradetextonormal">
    <w:name w:val="Body Text Indent"/>
    <w:basedOn w:val="Normal"/>
    <w:pPr>
      <w:tabs>
        <w:tab w:val="left" w:pos="0"/>
        <w:tab w:val="left" w:pos="1584"/>
        <w:tab w:val="left" w:pos="1944"/>
        <w:tab w:val="left" w:pos="2304"/>
        <w:tab w:val="left" w:pos="2664"/>
        <w:tab w:val="left" w:pos="3024"/>
        <w:tab w:val="left" w:pos="3384"/>
        <w:tab w:val="left" w:pos="3744"/>
        <w:tab w:val="left" w:pos="4104"/>
        <w:tab w:val="left" w:pos="4464"/>
        <w:tab w:val="left" w:pos="4824"/>
        <w:tab w:val="left" w:pos="5184"/>
        <w:tab w:val="left" w:pos="5544"/>
        <w:tab w:val="left" w:pos="5904"/>
        <w:tab w:val="left" w:pos="6264"/>
        <w:tab w:val="left" w:pos="6624"/>
        <w:tab w:val="left" w:pos="6984"/>
        <w:tab w:val="left" w:pos="7344"/>
        <w:tab w:val="left" w:pos="7704"/>
        <w:tab w:val="left" w:pos="8064"/>
        <w:tab w:val="left" w:pos="8424"/>
        <w:tab w:val="left" w:pos="8784"/>
        <w:tab w:val="left" w:pos="9144"/>
      </w:tabs>
      <w:ind w:firstLine="18"/>
      <w:jc w:val="center"/>
    </w:pPr>
    <w:rPr>
      <w:spacing w:val="-3"/>
      <w:sz w:val="28"/>
      <w:szCs w:val="28"/>
    </w:rPr>
  </w:style>
  <w:style w:type="paragraph" w:styleId="Textoindependiente">
    <w:name w:val="Body Text"/>
    <w:basedOn w:val="Normal"/>
    <w:pPr>
      <w:jc w:val="both"/>
    </w:pPr>
  </w:style>
  <w:style w:type="paragraph" w:styleId="Textodeglobo">
    <w:name w:val="Balloon Text"/>
    <w:basedOn w:val="Normal"/>
    <w:semiHidden/>
    <w:rsid w:val="00DA16E2"/>
    <w:rPr>
      <w:rFonts w:ascii="Tahoma" w:hAnsi="Tahoma" w:cs="Tahoma"/>
      <w:sz w:val="16"/>
      <w:szCs w:val="16"/>
    </w:rPr>
  </w:style>
  <w:style w:type="table" w:styleId="Tablaconcuadrcula">
    <w:name w:val="Table Grid"/>
    <w:basedOn w:val="Tablanormal"/>
    <w:rsid w:val="008E5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uiPriority w:val="99"/>
    <w:rsid w:val="001177C1"/>
    <w:rPr>
      <w:rFonts w:ascii="Arial" w:hAnsi="Arial" w:cs="Arial"/>
      <w:sz w:val="22"/>
      <w:szCs w:val="22"/>
      <w:lang w:val="es-ES_tradnl" w:eastAsia="es-ES"/>
    </w:rPr>
  </w:style>
  <w:style w:type="paragraph" w:styleId="Prrafodelista">
    <w:name w:val="List Paragraph"/>
    <w:aliases w:val="1_List Paragraph"/>
    <w:basedOn w:val="Normal"/>
    <w:link w:val="PrrafodelistaCar"/>
    <w:uiPriority w:val="34"/>
    <w:qFormat/>
    <w:rsid w:val="00366265"/>
    <w:pPr>
      <w:ind w:left="720"/>
      <w:contextualSpacing/>
    </w:pPr>
  </w:style>
  <w:style w:type="paragraph" w:styleId="Revisin">
    <w:name w:val="Revision"/>
    <w:hidden/>
    <w:uiPriority w:val="99"/>
    <w:semiHidden/>
    <w:rsid w:val="00B80CE9"/>
    <w:rPr>
      <w:rFonts w:ascii="Arial" w:hAnsi="Arial" w:cs="Arial"/>
      <w:sz w:val="22"/>
      <w:szCs w:val="22"/>
      <w:lang w:val="es-ES_tradnl" w:eastAsia="es-ES"/>
    </w:rPr>
  </w:style>
  <w:style w:type="character" w:styleId="Refdecomentario">
    <w:name w:val="annotation reference"/>
    <w:basedOn w:val="Fuentedeprrafopredeter"/>
    <w:uiPriority w:val="99"/>
    <w:semiHidden/>
    <w:unhideWhenUsed/>
    <w:rsid w:val="00B80CE9"/>
    <w:rPr>
      <w:sz w:val="16"/>
      <w:szCs w:val="16"/>
    </w:rPr>
  </w:style>
  <w:style w:type="paragraph" w:styleId="Textocomentario">
    <w:name w:val="annotation text"/>
    <w:basedOn w:val="Normal"/>
    <w:link w:val="TextocomentarioCar"/>
    <w:uiPriority w:val="99"/>
    <w:unhideWhenUsed/>
    <w:rsid w:val="00B80CE9"/>
    <w:rPr>
      <w:sz w:val="20"/>
      <w:szCs w:val="20"/>
    </w:rPr>
  </w:style>
  <w:style w:type="character" w:customStyle="1" w:styleId="TextocomentarioCar">
    <w:name w:val="Texto comentario Car"/>
    <w:basedOn w:val="Fuentedeprrafopredeter"/>
    <w:link w:val="Textocomentario"/>
    <w:uiPriority w:val="99"/>
    <w:rsid w:val="00B80CE9"/>
    <w:rPr>
      <w:rFonts w:ascii="Arial" w:hAnsi="Arial" w:cs="Arial"/>
      <w:lang w:val="es-ES_tradnl" w:eastAsia="es-ES"/>
    </w:rPr>
  </w:style>
  <w:style w:type="paragraph" w:styleId="Asuntodelcomentario">
    <w:name w:val="annotation subject"/>
    <w:basedOn w:val="Textocomentario"/>
    <w:next w:val="Textocomentario"/>
    <w:link w:val="AsuntodelcomentarioCar"/>
    <w:uiPriority w:val="99"/>
    <w:semiHidden/>
    <w:unhideWhenUsed/>
    <w:rsid w:val="00B80CE9"/>
    <w:rPr>
      <w:b/>
      <w:bCs/>
    </w:rPr>
  </w:style>
  <w:style w:type="character" w:customStyle="1" w:styleId="AsuntodelcomentarioCar">
    <w:name w:val="Asunto del comentario Car"/>
    <w:basedOn w:val="TextocomentarioCar"/>
    <w:link w:val="Asuntodelcomentario"/>
    <w:uiPriority w:val="99"/>
    <w:semiHidden/>
    <w:rsid w:val="00B80CE9"/>
    <w:rPr>
      <w:rFonts w:ascii="Arial" w:hAnsi="Arial" w:cs="Arial"/>
      <w:b/>
      <w:bCs/>
      <w:lang w:val="es-ES_tradnl" w:eastAsia="es-ES"/>
    </w:rPr>
  </w:style>
  <w:style w:type="character" w:customStyle="1" w:styleId="EncabezadoCar">
    <w:name w:val="Encabezado Car"/>
    <w:link w:val="Encabezado"/>
    <w:rsid w:val="00A355CA"/>
    <w:rPr>
      <w:rFonts w:ascii="Arial" w:hAnsi="Arial" w:cs="Arial"/>
      <w:sz w:val="22"/>
      <w:szCs w:val="22"/>
      <w:lang w:val="es-ES_tradnl" w:eastAsia="es-ES"/>
    </w:rPr>
  </w:style>
  <w:style w:type="paragraph" w:styleId="Descripcin">
    <w:name w:val="caption"/>
    <w:basedOn w:val="Normal"/>
    <w:next w:val="Normal"/>
    <w:qFormat/>
    <w:rsid w:val="00A355CA"/>
    <w:pPr>
      <w:spacing w:before="60" w:after="60"/>
      <w:jc w:val="center"/>
    </w:pPr>
    <w:rPr>
      <w:b/>
      <w:bCs/>
      <w:lang w:val="en-US"/>
    </w:rPr>
  </w:style>
  <w:style w:type="character" w:customStyle="1" w:styleId="PrrafodelistaCar">
    <w:name w:val="Párrafo de lista Car"/>
    <w:aliases w:val="1_List Paragraph Car"/>
    <w:basedOn w:val="Fuentedeprrafopredeter"/>
    <w:link w:val="Prrafodelista"/>
    <w:uiPriority w:val="34"/>
    <w:rsid w:val="006F08D5"/>
    <w:rPr>
      <w:rFonts w:ascii="Arial" w:hAnsi="Arial" w:cs="Arial"/>
      <w:sz w:val="22"/>
      <w:szCs w:val="22"/>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905056">
      <w:bodyDiv w:val="1"/>
      <w:marLeft w:val="0"/>
      <w:marRight w:val="0"/>
      <w:marTop w:val="0"/>
      <w:marBottom w:val="0"/>
      <w:divBdr>
        <w:top w:val="none" w:sz="0" w:space="0" w:color="auto"/>
        <w:left w:val="none" w:sz="0" w:space="0" w:color="auto"/>
        <w:bottom w:val="none" w:sz="0" w:space="0" w:color="auto"/>
        <w:right w:val="none" w:sz="0" w:space="0" w:color="auto"/>
      </w:divBdr>
    </w:div>
    <w:div w:id="199301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3.xml"/><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6.xml"/><Relationship Id="rId28" Type="http://schemas.microsoft.com/office/2016/09/relationships/commentsIds" Target="commentsIds.xml"/><Relationship Id="rId10" Type="http://schemas.openxmlformats.org/officeDocument/2006/relationships/webSettings" Target="webSettings.xm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eader" Target="header4.xml"/><Relationship Id="rId27" Type="http://schemas.microsoft.com/office/2011/relationships/commentsExtended" Target="commentsExtended.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Value xmlns="49647a9b-d5d6-455d-9971-4e8cb2263d94">0.15</DLCPolicyLabelValue>
    <_dlc_DocId xmlns="9c4f26ea-c561-4d1b-ac78-1bf540c0c850">DTSGD-479675496-63</_dlc_DocId>
    <_dlc_DocIdUrl xmlns="9c4f26ea-c561-4d1b-ac78-1bf540c0c850">
      <Url>http://srvshapp/sites/DTSGD/py/_layouts/15/DocIdRedir.aspx?ID=DTSGD-479675496-63</Url>
      <Description>DTSGD-479675496-63</Description>
    </_dlc_DocIdUrl>
    <Categoria_x0020_del_x0020_documento xmlns="9c4f26ea-c561-4d1b-ac78-1bf540c0c850">Uso Interno</Categoria_x0020_del_x0020_documento>
    <_Version xmlns="http://schemas.microsoft.com/sharepoint/v3/fields" xsi:nil="true"/>
    <TaxCatchAll xmlns="9c4f26ea-c561-4d1b-ac78-1bf540c0c850"/>
    <_Publisher xmlns="http://schemas.microsoft.com/sharepoint/v3/fields" xsi:nil="true"/>
    <Colaboradores2 xmlns="9c4f26ea-c561-4d1b-ac78-1bf540c0c850">
      <UserInfo>
        <DisplayName/>
        <AccountId xsi:nil="true"/>
        <AccountType/>
      </UserInfo>
    </Colaboradores2>
    <_Status xmlns="http://schemas.microsoft.com/sharepoint/v3/fields">No iniciado</_Status>
    <DLCPolicyLabelLock xmlns="49647a9b-d5d6-455d-9971-4e8cb2263d94" xsi:nil="true"/>
    <DLCPolicyLabelClientValue xmlns="49647a9b-d5d6-455d-9971-4e8cb2263d94">{_UIVersionString}</DLCPolicyLabelClientValue>
    <_ResourceType xmlns="http://schemas.microsoft.com/sharepoint/v3/fields" xsi:nil="true"/>
    <gbe33d83823540d6a578420a7f4452b6 xmlns="9c4f26ea-c561-4d1b-ac78-1bf540c0c850">
      <Terms xmlns="http://schemas.microsoft.com/office/infopath/2007/PartnerControls"/>
    </gbe33d83823540d6a578420a7f4452b6>
    <Tipologia_x0020_del_x0020_Documento xmlns="9c4f26ea-c561-4d1b-ac78-1bf540c0c850">REQ  Requerimientos</Tipologia_x0020_del_x0020_Documento>
    <wic_System_Copyright xmlns="http://schemas.microsoft.com/sharepoint/v3/fields">DTS SpA</wic_System_Copyrigh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09B146A913299D40832708F43E3AB524" ma:contentTypeVersion="20" ma:contentTypeDescription="Crear nuevo documento." ma:contentTypeScope="" ma:versionID="b4cd3c0d5d662894603eda82de06f0c3">
  <xsd:schema xmlns:xsd="http://www.w3.org/2001/XMLSchema" xmlns:xs="http://www.w3.org/2001/XMLSchema" xmlns:p="http://schemas.microsoft.com/office/2006/metadata/properties" xmlns:ns1="http://schemas.microsoft.com/sharepoint/v3" xmlns:ns2="9c4f26ea-c561-4d1b-ac78-1bf540c0c850" xmlns:ns3="http://schemas.microsoft.com/sharepoint/v3/fields" xmlns:ns5="49647a9b-d5d6-455d-9971-4e8cb2263d94" targetNamespace="http://schemas.microsoft.com/office/2006/metadata/properties" ma:root="true" ma:fieldsID="f30e79a8d88b2e3c4316213577f16a1e" ns1:_="" ns2:_="" ns3:_="" ns5:_="">
    <xsd:import namespace="http://schemas.microsoft.com/sharepoint/v3"/>
    <xsd:import namespace="9c4f26ea-c561-4d1b-ac78-1bf540c0c850"/>
    <xsd:import namespace="http://schemas.microsoft.com/sharepoint/v3/fields"/>
    <xsd:import namespace="49647a9b-d5d6-455d-9971-4e8cb2263d9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Categoria_x0020_del_x0020_documento" minOccurs="0"/>
                <xsd:element ref="ns2:Colaboradores2" minOccurs="0"/>
                <xsd:element ref="ns2:Tipologia_x0020_del_x0020_Documento" minOccurs="0"/>
                <xsd:element ref="ns3:wic_System_Copyright" minOccurs="0"/>
                <xsd:element ref="ns3:_Status" minOccurs="0"/>
                <xsd:element ref="ns3:_Publisher" minOccurs="0"/>
                <xsd:element ref="ns3:_Version" minOccurs="0"/>
                <xsd:element ref="ns3:_ResourceType" minOccurs="0"/>
                <xsd:element ref="ns2:gbe33d83823540d6a578420a7f4452b6" minOccurs="0"/>
                <xsd:element ref="ns1:_dlc_Exempt" minOccurs="0"/>
                <xsd:element ref="ns5:DLCPolicyLabelValue" minOccurs="0"/>
                <xsd:element ref="ns5:DLCPolicyLabelClientValue" minOccurs="0"/>
                <xsd:element ref="ns5: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cluir de la directiva"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4f26ea-c561-4d1b-ac78-1bf540c0c85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entificador persistente" ma:description="Mantener el identificador al agregar." ma:hidden="true" ma:internalName="_dlc_DocIdPersistId" ma:readOnly="true">
      <xsd:simpleType>
        <xsd:restriction base="dms:Boolean"/>
      </xsd:simpleType>
    </xsd:element>
    <xsd:element name="TaxCatchAll" ma:index="11" nillable="true" ma:displayName="Taxonomy Catch All Column" ma:hidden="true" ma:list="{8c36026b-21e1-4844-834f-cdfa03a93081}" ma:internalName="TaxCatchAll" ma:showField="CatchAllData" ma:web="9c4f26ea-c561-4d1b-ac78-1bf540c0c850">
      <xsd:complexType>
        <xsd:complexContent>
          <xsd:extension base="dms:MultiChoiceLookup">
            <xsd:sequence>
              <xsd:element name="Value" type="dms:Lookup" maxOccurs="unbounded" minOccurs="0" nillable="true"/>
            </xsd:sequence>
          </xsd:extension>
        </xsd:complexContent>
      </xsd:complexType>
    </xsd:element>
    <xsd:element name="Categoria_x0020_del_x0020_documento" ma:index="12" nillable="true" ma:displayName="Categoria del documento" ma:format="Dropdown" ma:internalName="Categoria_x0020_del_x0020_documento">
      <xsd:simpleType>
        <xsd:restriction base="dms:Choice">
          <xsd:enumeration value="Secreto"/>
          <xsd:enumeration value="Uso Interno"/>
          <xsd:enumeration value="Confidencial"/>
          <xsd:enumeration value="Reservado"/>
        </xsd:restriction>
      </xsd:simpleType>
    </xsd:element>
    <xsd:element name="Colaboradores2" ma:index="13" nillable="true" ma:displayName="Colaboradores" ma:list="UserInfo" ma:SharePointGroup="0" ma:internalName="Colaboradores2"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logia_x0020_del_x0020_Documento" ma:index="14" nillable="true" ma:displayName="Tipologia del Documento" ma:format="Dropdown" ma:internalName="Tipologia_x0020_del_x0020_Documento">
      <xsd:simpleType>
        <xsd:restriction base="dms:Choice">
          <xsd:enumeration value="ACT   Actas"/>
          <xsd:enumeration value="AST   Assy Tree"/>
          <xsd:enumeration value="ATP   Acceptance test procedures (procedimientos de pruebas de aceptación"/>
          <xsd:enumeration value="ATR   Acceptance test reports (reportes de pruebas de aceptación)"/>
          <xsd:enumeration value="CAP   Cursos y capacitación"/>
          <xsd:enumeration value="CDR  Critical Design Review"/>
          <xsd:enumeration value="CFG   Registro de Configuración"/>
          <xsd:enumeration value="COT  Cotización"/>
          <xsd:enumeration value="DCD  Dimensional Control Drawing"/>
          <xsd:enumeration value="DDA  Documento de Diseño de Arquitectura"/>
          <xsd:enumeration value="DDD  Documento de Diseño"/>
          <xsd:enumeration value="DOC  Documento"/>
          <xsd:enumeration value="DWG  Planos Eléctricos, Planos Electrónicos, Planos Mecánicos"/>
          <xsd:enumeration value="EXE   Ejecutable SW"/>
          <xsd:enumeration value="FAB  Procedimiento de Fabricación, Cartilla de ruta y/o trazabilidad"/>
          <xsd:enumeration value="FAS  Final Assy"/>
          <xsd:enumeration value="FAT  Registro Pre FAT o FAT"/>
          <xsd:enumeration value="FPR  Ficha de proceso"/>
          <xsd:enumeration value="FWC  Código Fuente SW"/>
          <xsd:enumeration value="FWD  Documento de Diseño FW"/>
          <xsd:enumeration value="GTT  Carta Gantt"/>
          <xsd:enumeration value="HAT  Harbor acceptance test (pruebas de aceptación en puerto)"/>
          <xsd:enumeration value="HWD  Documento de Diseño HW"/>
          <xsd:enumeration value="ICD  Interface Control Document."/>
          <xsd:enumeration value="ITR  Instrucción de Trabajo"/>
          <xsd:enumeration value="LAY  Layout (localización)"/>
          <xsd:enumeration value="LGL  Legal"/>
          <xsd:enumeration value="MAN  Manual de Instalación, Manual de Configuración, Instructivo de Uso, de Usuario"/>
          <xsd:enumeration value="MED  Documento de Diseño Mecánico"/>
          <xsd:enumeration value="NPT  Name plate"/>
          <xsd:enumeration value="OBS  Organigrama"/>
          <xsd:enumeration value="PCB  PCB Blank Diagram"/>
          <xsd:enumeration value="PDR  Revisión de Diseño Preliminar"/>
          <xsd:enumeration value="PLN  Planificación, Plan"/>
          <xsd:enumeration value="PRO  Procedimiento"/>
          <xsd:enumeration value="PTP  Point-to-point"/>
          <xsd:enumeration value="REG  Registros"/>
          <xsd:enumeration value="REQ  Requerimientos"/>
          <xsd:enumeration value="SAS  Sub Assy"/>
          <xsd:enumeration value="SAT  Site/sea acceptance test(pruebas de aceptación en sitio/en la mar)"/>
          <xsd:enumeration value="SCH  Esquemático"/>
          <xsd:enumeration value="STW  Registro de Prueba Puesta en Marcha STW"/>
          <xsd:enumeration value="SWC  Código Fuente SW"/>
          <xsd:enumeration value="SWD  Documento de Diseño SW"/>
          <xsd:enumeration value="TLD  Top Level Design"/>
          <xsd:enumeration value="TST  Pruebas, Testing, Registro de pruebas unitarias y/o de integración"/>
          <xsd:enumeration value="VDD  Documento de Descripción del SW y FW"/>
          <xsd:enumeration value="WBS  Estructura de quiebre o tarea"/>
          <xsd:enumeration value="WIR  Wiring- Harness"/>
        </xsd:restriction>
      </xsd:simpleType>
    </xsd:element>
    <xsd:element name="gbe33d83823540d6a578420a7f4452b6" ma:index="23" nillable="true" ma:taxonomy="true" ma:internalName="gbe33d83823540d6a578420a7f4452b6" ma:taxonomyFieldName="Palabras_x0020_Clave_x0020_Empresa_x0020_DTS" ma:displayName="Palabras Clave Empresa DTS" ma:default="" ma:fieldId="{0be33d83-8235-40d6-a578-420a7f4452b6}" ma:taxonomyMulti="true" ma:sspId="a6afad80-691f-4da5-85ed-6f7dc656d1a3" ma:termSetId="f41c3f45-2220-48bf-992e-8942ea11856c"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16" nillable="true" ma:displayName="Copyright" ma:default="DTS LTDA." ma:internalName="wic_System_Copyright">
      <xsd:simpleType>
        <xsd:restriction base="dms:Text"/>
      </xsd:simpleType>
    </xsd:element>
    <xsd:element name="_Status" ma:index="17" nillable="true" ma:displayName="Estado" ma:default="No iniciado" ma:internalName="_Status">
      <xsd:simpleType>
        <xsd:union memberTypes="dms:Text">
          <xsd:simpleType>
            <xsd:restriction base="dms:Choice">
              <xsd:enumeration value="No iniciado"/>
              <xsd:enumeration value="Borrador"/>
              <xsd:enumeration value="Revisado"/>
              <xsd:enumeration value="programada"/>
              <xsd:enumeration value="Publicado"/>
              <xsd:enumeration value="Final"/>
              <xsd:enumeration value="Expirado"/>
            </xsd:restriction>
          </xsd:simpleType>
        </xsd:union>
      </xsd:simpleType>
    </xsd:element>
    <xsd:element name="_Publisher" ma:index="18" nillable="true" ma:displayName="Publisher" ma:description="La persona, organización o servicio que publicó este recurso" ma:internalName="_Publisher">
      <xsd:simpleType>
        <xsd:restriction base="dms:Text"/>
      </xsd:simpleType>
    </xsd:element>
    <xsd:element name="_Version" ma:index="19" nillable="true" ma:displayName="Versión" ma:internalName="_Version">
      <xsd:simpleType>
        <xsd:restriction base="dms:Text"/>
      </xsd:simpleType>
    </xsd:element>
    <xsd:element name="_ResourceType" ma:index="20" nillable="true" ma:displayName="Tipo de recurso" ma:description="Conjunto de categorías, funciones, géneros o niveles de agregación" ma:internalName="_Resourc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647a9b-d5d6-455d-9971-4e8cb2263d94" elementFormDefault="qualified">
    <xsd:import namespace="http://schemas.microsoft.com/office/2006/documentManagement/types"/>
    <xsd:import namespace="http://schemas.microsoft.com/office/infopath/2007/PartnerControls"/>
    <xsd:element name="DLCPolicyLabelValue" ma:index="25" nillable="true" ma:displayName="Etiqueta" ma:description="Almacena el valor actual de la etiqueta." ma:internalName="DLCPolicyLabelValue" ma:readOnly="true">
      <xsd:simpleType>
        <xsd:restriction base="dms:Note">
          <xsd:maxLength value="255"/>
        </xsd:restriction>
      </xsd:simpleType>
    </xsd:element>
    <xsd:element name="DLCPolicyLabelClientValue" ma:index="26" nillable="true" ma:displayName="Valor de etiqueta de cliente" ma:description="Almacena el último valor de etiqueta calculado en el cliente." ma:hidden="true" ma:internalName="DLCPolicyLabelClientValue" ma:readOnly="false">
      <xsd:simpleType>
        <xsd:restriction base="dms:Note"/>
      </xsd:simpleType>
    </xsd:element>
    <xsd:element name="DLCPolicyLabelLock" ma:index="27" nillable="true" ma:displayName="Etiqueta bloqueada" ma:description="Indica si la etiqueta debería actualizarse cuando se modifican las propiedades del elemento."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5"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Estado"/>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Documento</p:Name>
  <p:Description/>
  <p:Statement/>
  <p:PolicyItems>
    <p:PolicyItem featureId="Microsoft.Office.RecordsManagement.PolicyFeatures.PolicyLabel" staticId="0x0101001A24A386A07B6A4EB7E2836FED872B2B|-1608465296" UniqueId="e27188c3-ab9b-4f31-880b-f73ba20436d4">
      <p:Name>Etiquetas</p:Name>
      <p:Description>Genera etiquetas que se pueden insertar en documentos de Microsoft Office para asegurarse de que las propiedades del documento u otra información importante se incluya cuando se impriman los documentos. También se pueden utilizar etiquetas para buscar documentos.</p:Description>
      <p:CustomData>
        <label>
          <properties>
            <font>Arial</font>
            <lock>True</lock>
          </properties>
          <segment type="metadata">_UIVersionString</segment>
        </label>
      </p:CustomData>
    </p:PolicyItem>
  </p:PolicyItems>
</p:Policy>
</file>

<file path=customXml/itemProps1.xml><?xml version="1.0" encoding="utf-8"?>
<ds:datastoreItem xmlns:ds="http://schemas.openxmlformats.org/officeDocument/2006/customXml" ds:itemID="{F29CB361-F0B7-4BD2-9FF5-B2587029516A}">
  <ds:schemaRefs>
    <ds:schemaRef ds:uri="http://www.w3.org/XML/1998/namespace"/>
    <ds:schemaRef ds:uri="9c4f26ea-c561-4d1b-ac78-1bf540c0c850"/>
    <ds:schemaRef ds:uri="http://purl.org/dc/elements/1.1/"/>
    <ds:schemaRef ds:uri="http://schemas.microsoft.com/office/infopath/2007/PartnerControls"/>
    <ds:schemaRef ds:uri="http://purl.org/dc/terms/"/>
    <ds:schemaRef ds:uri="http://schemas.microsoft.com/office/2006/documentManagement/types"/>
    <ds:schemaRef ds:uri="http://schemas.microsoft.com/sharepoint/v3"/>
    <ds:schemaRef ds:uri="http://schemas.openxmlformats.org/package/2006/metadata/core-properties"/>
    <ds:schemaRef ds:uri="http://purl.org/dc/dcmitype/"/>
    <ds:schemaRef ds:uri="49647a9b-d5d6-455d-9971-4e8cb2263d94"/>
    <ds:schemaRef ds:uri="http://schemas.microsoft.com/sharepoint/v3/fields"/>
    <ds:schemaRef ds:uri="http://schemas.microsoft.com/office/2006/metadata/properties"/>
  </ds:schemaRefs>
</ds:datastoreItem>
</file>

<file path=customXml/itemProps2.xml><?xml version="1.0" encoding="utf-8"?>
<ds:datastoreItem xmlns:ds="http://schemas.openxmlformats.org/officeDocument/2006/customXml" ds:itemID="{39AE1B38-2E0D-40AC-9AEF-42B03B55E242}">
  <ds:schemaRefs>
    <ds:schemaRef ds:uri="http://schemas.microsoft.com/sharepoint/v3/contenttype/forms"/>
  </ds:schemaRefs>
</ds:datastoreItem>
</file>

<file path=customXml/itemProps3.xml><?xml version="1.0" encoding="utf-8"?>
<ds:datastoreItem xmlns:ds="http://schemas.openxmlformats.org/officeDocument/2006/customXml" ds:itemID="{2ED9CAED-49D3-4C1F-B9EA-F32D61C9511C}">
  <ds:schemaRefs>
    <ds:schemaRef ds:uri="http://schemas.microsoft.com/sharepoint/events"/>
  </ds:schemaRefs>
</ds:datastoreItem>
</file>

<file path=customXml/itemProps4.xml><?xml version="1.0" encoding="utf-8"?>
<ds:datastoreItem xmlns:ds="http://schemas.openxmlformats.org/officeDocument/2006/customXml" ds:itemID="{FE786AFE-D2A4-4E27-9F72-E8DFAFD67E2E}">
  <ds:schemaRefs>
    <ds:schemaRef ds:uri="http://schemas.openxmlformats.org/officeDocument/2006/bibliography"/>
  </ds:schemaRefs>
</ds:datastoreItem>
</file>

<file path=customXml/itemProps5.xml><?xml version="1.0" encoding="utf-8"?>
<ds:datastoreItem xmlns:ds="http://schemas.openxmlformats.org/officeDocument/2006/customXml" ds:itemID="{B33B4EA6-8207-4AAF-930D-876CE5C73D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4f26ea-c561-4d1b-ac78-1bf540c0c850"/>
    <ds:schemaRef ds:uri="http://schemas.microsoft.com/sharepoint/v3/fields"/>
    <ds:schemaRef ds:uri="49647a9b-d5d6-455d-9971-4e8cb2263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FC725CA-8B97-48AD-8A08-84DF29643026}">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23</Pages>
  <Words>2839</Words>
  <Characters>20521</Characters>
  <Application>Microsoft Office Word</Application>
  <DocSecurity>0</DocSecurity>
  <Lines>171</Lines>
  <Paragraphs>46</Paragraphs>
  <ScaleCrop>false</ScaleCrop>
  <HeadingPairs>
    <vt:vector size="2" baseType="variant">
      <vt:variant>
        <vt:lpstr>Título</vt:lpstr>
      </vt:variant>
      <vt:variant>
        <vt:i4>1</vt:i4>
      </vt:variant>
    </vt:vector>
  </HeadingPairs>
  <TitlesOfParts>
    <vt:vector size="1" baseType="lpstr">
      <vt:lpstr>Requerimientos de Software</vt:lpstr>
    </vt:vector>
  </TitlesOfParts>
  <Company>DTS LTDA</Company>
  <LinksUpToDate>false</LinksUpToDate>
  <CharactersWithSpaces>23314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de Software</dc:title>
  <dc:subject/>
  <dc:creator>Jaime Huenuqueo S.</dc:creator>
  <cp:keywords/>
  <cp:lastModifiedBy>Manuel Gonzalez</cp:lastModifiedBy>
  <cp:revision>20</cp:revision>
  <cp:lastPrinted>2000-07-27T13:59:00Z</cp:lastPrinted>
  <dcterms:created xsi:type="dcterms:W3CDTF">2023-03-07T11:30:00Z</dcterms:created>
  <dcterms:modified xsi:type="dcterms:W3CDTF">2023-07-03T13:22:00Z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-1845715598</vt:i4>
  </property>
  <property fmtid="{D5CDD505-2E9C-101B-9397-08002B2CF9AE}" pid="3" name="_EmailSubject">
    <vt:lpwstr/>
  </property>
  <property fmtid="{D5CDD505-2E9C-101B-9397-08002B2CF9AE}" pid="4" name="_AuthorEmail">
    <vt:lpwstr>caltamirano@dts.cl</vt:lpwstr>
  </property>
  <property fmtid="{D5CDD505-2E9C-101B-9397-08002B2CF9AE}" pid="5" name="_AuthorEmailDisplayName">
    <vt:lpwstr>Carola Altamirano</vt:lpwstr>
  </property>
  <property fmtid="{D5CDD505-2E9C-101B-9397-08002B2CF9AE}" pid="6" name="_ReviewingToolsShownOnce">
    <vt:lpwstr/>
  </property>
  <property fmtid="{D5CDD505-2E9C-101B-9397-08002B2CF9AE}" pid="7" name="ContentTypeId">
    <vt:lpwstr>0x01010009B146A913299D40832708F43E3AB524</vt:lpwstr>
  </property>
  <property fmtid="{D5CDD505-2E9C-101B-9397-08002B2CF9AE}" pid="8" name="_dlc_DocIdItemGuid">
    <vt:lpwstr>9d0eec8d-dc4c-4ccc-a15c-f664188f2299</vt:lpwstr>
  </property>
  <property fmtid="{D5CDD505-2E9C-101B-9397-08002B2CF9AE}" pid="9" name="Palabras Clave Empresa DTS">
    <vt:lpwstr/>
  </property>
</Properties>
</file>