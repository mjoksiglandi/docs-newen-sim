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9CD87"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both"/>
        <w:rPr>
          <w:spacing w:val="-3"/>
          <w:sz w:val="20"/>
        </w:rPr>
      </w:pPr>
    </w:p>
    <w:p w14:paraId="444E75AE" w14:textId="745D7B4E" w:rsidR="003C47E3" w:rsidRDefault="003C47E3"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 xml:space="preserve">CONTRATO </w:t>
      </w:r>
      <w:r w:rsidR="00490B7B">
        <w:rPr>
          <w:spacing w:val="-3"/>
          <w:sz w:val="28"/>
          <w:u w:val="single"/>
        </w:rPr>
        <w:t>“</w:t>
      </w:r>
      <w:r w:rsidR="00AE454E">
        <w:rPr>
          <w:spacing w:val="-3"/>
          <w:sz w:val="28"/>
          <w:u w:val="single"/>
        </w:rPr>
        <w:t>TBD</w:t>
      </w:r>
      <w:r w:rsidR="00490B7B">
        <w:rPr>
          <w:spacing w:val="-3"/>
          <w:sz w:val="28"/>
          <w:u w:val="single"/>
        </w:rPr>
        <w:t>”</w:t>
      </w:r>
    </w:p>
    <w:p w14:paraId="1105728D" w14:textId="77777777" w:rsidR="003C47E3" w:rsidRDefault="003C47E3"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190849A4" w14:textId="5BB4D3AF" w:rsidR="004656B6" w:rsidRDefault="004656B6"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PRO</w:t>
      </w:r>
      <w:r w:rsidR="00AE454E">
        <w:rPr>
          <w:spacing w:val="-3"/>
          <w:sz w:val="28"/>
          <w:u w:val="single"/>
        </w:rPr>
        <w:t xml:space="preserve">GRAMA </w:t>
      </w:r>
      <w:r w:rsidR="003C47E3">
        <w:rPr>
          <w:spacing w:val="-3"/>
          <w:sz w:val="28"/>
          <w:u w:val="single"/>
        </w:rPr>
        <w:t>“</w:t>
      </w:r>
      <w:r w:rsidR="00AE454E">
        <w:rPr>
          <w:spacing w:val="-3"/>
          <w:sz w:val="28"/>
          <w:u w:val="single"/>
        </w:rPr>
        <w:t>PILLAN II</w:t>
      </w:r>
      <w:r w:rsidR="003C47E3">
        <w:rPr>
          <w:spacing w:val="-3"/>
          <w:sz w:val="28"/>
          <w:u w:val="single"/>
        </w:rPr>
        <w:t>”</w:t>
      </w:r>
    </w:p>
    <w:p w14:paraId="6DFDD7D1" w14:textId="77777777" w:rsidR="004656B6"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rPr>
      </w:pPr>
    </w:p>
    <w:p w14:paraId="3E4D5274" w14:textId="70321953" w:rsidR="004656B6" w:rsidRDefault="00AE454E"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bookmarkStart w:id="0" w:name="_Hlk123025720"/>
      <w:r>
        <w:t>DISEÑO E IMPLEMENTACIÓN DEL SISTEMA INTEGRADO DE INSTRUCCIÓN PILLAN II</w:t>
      </w:r>
    </w:p>
    <w:bookmarkEnd w:id="0"/>
    <w:p w14:paraId="37610AC7" w14:textId="77777777" w:rsidR="004656B6"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p>
    <w:p w14:paraId="20E73795" w14:textId="77777777" w:rsidR="004656B6"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614C06F3" w14:textId="77777777" w:rsidR="00225041" w:rsidRDefault="00AD6003"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REQUERIMIENTOS DEL USUARIO</w:t>
      </w:r>
    </w:p>
    <w:p w14:paraId="3CB37E7B" w14:textId="0B7AB12A" w:rsidR="00786993" w:rsidRDefault="00AE454E">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 xml:space="preserve">PILLAN II / </w:t>
      </w:r>
      <w:r w:rsidR="00C72F23">
        <w:rPr>
          <w:b/>
          <w:spacing w:val="-3"/>
          <w:sz w:val="36"/>
        </w:rPr>
        <w:t>SISTEMAS</w:t>
      </w:r>
    </w:p>
    <w:p w14:paraId="4D08053B" w14:textId="77777777" w:rsidR="00FC1CF7" w:rsidRDefault="00FC1CF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47BD8C63" w14:textId="3C9B8F10" w:rsidR="00225041" w:rsidRDefault="00225041" w:rsidP="008A102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4"/>
        </w:rPr>
      </w:pPr>
      <w:r>
        <w:rPr>
          <w:b/>
          <w:spacing w:val="-3"/>
          <w:sz w:val="24"/>
        </w:rPr>
        <w:t>NUMERO DE DOCUMENTO:</w:t>
      </w:r>
      <w:r>
        <w:rPr>
          <w:b/>
          <w:spacing w:val="-3"/>
          <w:sz w:val="24"/>
        </w:rPr>
        <w:tab/>
      </w:r>
      <w:r w:rsidR="008449CC">
        <w:rPr>
          <w:b/>
          <w:spacing w:val="-3"/>
          <w:sz w:val="24"/>
        </w:rPr>
        <w:t>11113P03REQ00</w:t>
      </w:r>
      <w:r w:rsidR="00EC75D6">
        <w:rPr>
          <w:b/>
          <w:spacing w:val="-3"/>
          <w:sz w:val="24"/>
        </w:rPr>
        <w:t>1</w:t>
      </w:r>
    </w:p>
    <w:p w14:paraId="4A295B13" w14:textId="77777777" w:rsidR="00225041" w:rsidRPr="00490B7B"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n-US"/>
        </w:rPr>
      </w:pPr>
    </w:p>
    <w:p w14:paraId="2F97C258" w14:textId="77777777" w:rsidR="00225041" w:rsidRPr="00490B7B"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n-US"/>
        </w:rPr>
      </w:pPr>
    </w:p>
    <w:p w14:paraId="6C0766A9" w14:textId="77777777" w:rsidR="00225041" w:rsidRPr="001F79F8"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para:</w:t>
      </w:r>
    </w:p>
    <w:p w14:paraId="72FA402D" w14:textId="2CA739A8" w:rsidR="00225041" w:rsidRPr="001F79F8" w:rsidRDefault="00225041" w:rsidP="001F79F8">
      <w:pPr>
        <w:tabs>
          <w:tab w:val="left" w:pos="1224"/>
          <w:tab w:val="left" w:pos="1584"/>
          <w:tab w:val="left" w:pos="1944"/>
          <w:tab w:val="left" w:pos="2304"/>
          <w:tab w:val="left" w:pos="26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4"/>
          <w:szCs w:val="24"/>
        </w:rPr>
      </w:pPr>
    </w:p>
    <w:p w14:paraId="057CF603" w14:textId="2BCC8EBE" w:rsidR="00225041" w:rsidRPr="001F79F8" w:rsidRDefault="00965819">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 xml:space="preserve">DTS </w:t>
      </w:r>
      <w:proofErr w:type="spellStart"/>
      <w:r>
        <w:rPr>
          <w:spacing w:val="-3"/>
          <w:sz w:val="24"/>
          <w:szCs w:val="24"/>
        </w:rPr>
        <w:t>SpA</w:t>
      </w:r>
      <w:proofErr w:type="spellEnd"/>
    </w:p>
    <w:p w14:paraId="25F687B7"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7DC13AEA"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78FE0F20" w14:textId="77777777" w:rsidR="00225041" w:rsidRPr="001F79F8"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por:</w:t>
      </w:r>
    </w:p>
    <w:p w14:paraId="45974306"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56F31585" w14:textId="59DEB823"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 xml:space="preserve">DTS </w:t>
      </w:r>
      <w:proofErr w:type="spellStart"/>
      <w:r w:rsidR="00C000B0">
        <w:rPr>
          <w:spacing w:val="-3"/>
          <w:sz w:val="24"/>
          <w:szCs w:val="24"/>
        </w:rPr>
        <w:t>SpA</w:t>
      </w:r>
      <w:proofErr w:type="spellEnd"/>
      <w:r w:rsidRPr="001F79F8">
        <w:rPr>
          <w:spacing w:val="-3"/>
          <w:sz w:val="24"/>
          <w:szCs w:val="24"/>
        </w:rPr>
        <w:t>.</w:t>
      </w:r>
    </w:p>
    <w:p w14:paraId="468D6F13" w14:textId="7092BA1E" w:rsidR="00225041" w:rsidRPr="001F79F8" w:rsidRDefault="00C000B0"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Ingeniería de Sistemas</w:t>
      </w:r>
    </w:p>
    <w:p w14:paraId="3AEB0AFD" w14:textId="77777777" w:rsidR="00225041" w:rsidRPr="003C47E3"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661152A4" w14:textId="32E3C665" w:rsidR="00225041" w:rsidRDefault="00AB5CC4">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pacing w:val="-3"/>
          <w:sz w:val="20"/>
        </w:rPr>
      </w:pPr>
      <w:r>
        <w:rPr>
          <w:noProof/>
          <w:spacing w:val="-3"/>
        </w:rPr>
        <mc:AlternateContent>
          <mc:Choice Requires="wps">
            <w:drawing>
              <wp:inline distT="0" distB="0" distL="0" distR="0" wp14:anchorId="36C3E73D" wp14:editId="3A2EDD12">
                <wp:extent cx="5934075" cy="1019175"/>
                <wp:effectExtent l="10160" t="13970" r="8890" b="5080"/>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019175"/>
                        </a:xfrm>
                        <a:prstGeom prst="rect">
                          <a:avLst/>
                        </a:prstGeom>
                        <a:solidFill>
                          <a:srgbClr val="FFFFFF"/>
                        </a:solidFill>
                        <a:ln w="9525">
                          <a:solidFill>
                            <a:srgbClr val="000000"/>
                          </a:solidFill>
                          <a:miter lim="800000"/>
                          <a:headEnd/>
                          <a:tailEnd/>
                        </a:ln>
                      </wps:spPr>
                      <wps:txbx>
                        <w:txbxContent>
                          <w:p w14:paraId="610BF888" w14:textId="77777777" w:rsidR="007646C2" w:rsidRPr="00940100" w:rsidRDefault="007646C2" w:rsidP="007646C2">
                            <w:pPr>
                              <w:autoSpaceDE w:val="0"/>
                              <w:autoSpaceDN w:val="0"/>
                              <w:adjustRightInd w:val="0"/>
                              <w:jc w:val="center"/>
                              <w:rPr>
                                <w:rFonts w:ascii="Verdana" w:hAnsi="Verdana" w:cs="Verdana"/>
                                <w:b/>
                                <w:bCs/>
                                <w:sz w:val="20"/>
                                <w:szCs w:val="20"/>
                                <w:lang w:val="es-CL"/>
                              </w:rPr>
                            </w:pPr>
                            <w:r w:rsidRPr="00940100">
                              <w:rPr>
                                <w:rFonts w:ascii="Verdana" w:hAnsi="Verdana" w:cs="Verdana"/>
                                <w:b/>
                                <w:bCs/>
                                <w:sz w:val="20"/>
                                <w:szCs w:val="20"/>
                                <w:lang w:val="es-CL"/>
                              </w:rPr>
                              <w:t>IMPORTANTE</w:t>
                            </w:r>
                          </w:p>
                          <w:p w14:paraId="234A5FC3" w14:textId="7FC1790F" w:rsidR="007646C2" w:rsidRPr="00241323" w:rsidRDefault="007646C2" w:rsidP="007646C2">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proofErr w:type="spellStart"/>
                            <w:r w:rsidR="00C000B0">
                              <w:rPr>
                                <w:rFonts w:ascii="Verdana" w:hAnsi="Verdana" w:cs="Verdana"/>
                                <w:sz w:val="20"/>
                                <w:szCs w:val="20"/>
                                <w:lang w:val="es-MX"/>
                              </w:rPr>
                              <w:t>SpA</w:t>
                            </w:r>
                            <w:proofErr w:type="spellEnd"/>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proofErr w:type="spellStart"/>
                            <w:r w:rsidR="00C000B0">
                              <w:rPr>
                                <w:rFonts w:ascii="Verdana" w:hAnsi="Verdana" w:cs="Verdana"/>
                                <w:sz w:val="20"/>
                                <w:szCs w:val="20"/>
                              </w:rPr>
                              <w:t>SpA</w:t>
                            </w:r>
                            <w:proofErr w:type="spellEnd"/>
                            <w:r>
                              <w:rPr>
                                <w:rFonts w:ascii="Verdana" w:hAnsi="Verdana" w:cs="Verdana"/>
                                <w:sz w:val="20"/>
                                <w:szCs w:val="20"/>
                              </w:rPr>
                              <w:t>.  Los receptores de este documento aceptan la responsabilidad de mantener la confidencialidad de su contenido de acuerdo a la clasificación indicada en el encabezamiento.</w:t>
                            </w:r>
                          </w:p>
                        </w:txbxContent>
                      </wps:txbx>
                      <wps:bodyPr rot="0" vert="horz" wrap="square" lIns="91440" tIns="45720" rIns="91440" bIns="45720" anchor="t" anchorCtr="0" upright="1">
                        <a:noAutofit/>
                      </wps:bodyPr>
                    </wps:wsp>
                  </a:graphicData>
                </a:graphic>
              </wp:inline>
            </w:drawing>
          </mc:Choice>
          <mc:Fallback>
            <w:pict>
              <v:shapetype w14:anchorId="36C3E73D" id="_x0000_t202" coordsize="21600,21600" o:spt="202" path="m,l,21600r21600,l21600,xe">
                <v:stroke joinstyle="miter"/>
                <v:path gradientshapeok="t" o:connecttype="rect"/>
              </v:shapetype>
              <v:shape id="Cuadro de texto 1" o:spid="_x0000_s1026" type="#_x0000_t202" style="width:467.25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">
                <v:textbox>
                  <w:txbxContent>
                    <w:p w14:paraId="610BF888" w14:textId="77777777" w:rsidR="007646C2" w:rsidRPr="00940100" w:rsidRDefault="007646C2" w:rsidP="007646C2">
                      <w:pPr>
                        <w:autoSpaceDE w:val="0"/>
                        <w:autoSpaceDN w:val="0"/>
                        <w:adjustRightInd w:val="0"/>
                        <w:jc w:val="center"/>
                        <w:rPr>
                          <w:rFonts w:ascii="Verdana" w:hAnsi="Verdana" w:cs="Verdana"/>
                          <w:b/>
                          <w:bCs/>
                          <w:sz w:val="20"/>
                          <w:szCs w:val="20"/>
                          <w:lang w:val="es-CL"/>
                        </w:rPr>
                      </w:pPr>
                      <w:r w:rsidRPr="00940100">
                        <w:rPr>
                          <w:rFonts w:ascii="Verdana" w:hAnsi="Verdana" w:cs="Verdana"/>
                          <w:b/>
                          <w:bCs/>
                          <w:sz w:val="20"/>
                          <w:szCs w:val="20"/>
                          <w:lang w:val="es-CL"/>
                        </w:rPr>
                        <w:t>IMPORTANTE</w:t>
                      </w:r>
                    </w:p>
                    <w:p w14:paraId="234A5FC3" w14:textId="7FC1790F" w:rsidR="007646C2" w:rsidRPr="00241323" w:rsidRDefault="007646C2" w:rsidP="007646C2">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proofErr w:type="spellStart"/>
                      <w:r w:rsidR="00C000B0">
                        <w:rPr>
                          <w:rFonts w:ascii="Verdana" w:hAnsi="Verdana" w:cs="Verdana"/>
                          <w:sz w:val="20"/>
                          <w:szCs w:val="20"/>
                          <w:lang w:val="es-MX"/>
                        </w:rPr>
                        <w:t>SpA</w:t>
                      </w:r>
                      <w:proofErr w:type="spellEnd"/>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proofErr w:type="spellStart"/>
                      <w:r w:rsidR="00C000B0">
                        <w:rPr>
                          <w:rFonts w:ascii="Verdana" w:hAnsi="Verdana" w:cs="Verdana"/>
                          <w:sz w:val="20"/>
                          <w:szCs w:val="20"/>
                        </w:rPr>
                        <w:t>SpA</w:t>
                      </w:r>
                      <w:proofErr w:type="spellEnd"/>
                      <w:r>
                        <w:rPr>
                          <w:rFonts w:ascii="Verdana" w:hAnsi="Verdana" w:cs="Verdana"/>
                          <w:sz w:val="20"/>
                          <w:szCs w:val="20"/>
                        </w:rPr>
                        <w:t>.  Los receptores de este documento aceptan la responsabilidad de mantener la confidencialidad de su contenido de acuerdo a la clasificación indicada en el encabezamiento.</w:t>
                      </w:r>
                    </w:p>
                  </w:txbxContent>
                </v:textbox>
                <w10:anchorlock/>
              </v:shape>
            </w:pict>
          </mc:Fallback>
        </mc:AlternateContent>
      </w:r>
      <w:r w:rsidR="00FC1CF7">
        <w:rPr>
          <w:spacing w:val="-3"/>
        </w:rPr>
        <w:br w:type="page"/>
      </w:r>
      <w:r w:rsidR="00225041">
        <w:rPr>
          <w:spacing w:val="-3"/>
        </w:rPr>
        <w:lastRenderedPageBreak/>
        <w:t>HISTORIA DE REVISIONES</w:t>
      </w:r>
    </w:p>
    <w:p w14:paraId="419C4966" w14:textId="77777777" w:rsidR="00225041" w:rsidRDefault="00225041">
      <w:pPr>
        <w:jc w:val="center"/>
        <w:rPr>
          <w:spacing w:val="-3"/>
          <w:sz w:val="20"/>
        </w:rPr>
      </w:pPr>
    </w:p>
    <w:tbl>
      <w:tblPr>
        <w:tblW w:w="98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225041" w14:paraId="6CD3829C" w14:textId="77777777" w:rsidTr="00D27093">
        <w:trPr>
          <w:trHeight w:val="400"/>
        </w:trPr>
        <w:tc>
          <w:tcPr>
            <w:tcW w:w="2466" w:type="dxa"/>
          </w:tcPr>
          <w:p w14:paraId="23B8B682" w14:textId="77777777" w:rsidR="00225041" w:rsidRDefault="00225041">
            <w:pPr>
              <w:spacing w:before="60" w:after="60"/>
              <w:jc w:val="center"/>
              <w:rPr>
                <w:spacing w:val="-3"/>
                <w:sz w:val="20"/>
              </w:rPr>
            </w:pPr>
            <w:r>
              <w:rPr>
                <w:spacing w:val="-3"/>
                <w:sz w:val="20"/>
              </w:rPr>
              <w:t>NUMERO DE REVISION</w:t>
            </w:r>
          </w:p>
        </w:tc>
        <w:tc>
          <w:tcPr>
            <w:tcW w:w="2466" w:type="dxa"/>
          </w:tcPr>
          <w:p w14:paraId="003E54A6" w14:textId="77777777" w:rsidR="00225041" w:rsidRDefault="00225041">
            <w:pPr>
              <w:spacing w:before="60" w:after="60"/>
              <w:jc w:val="center"/>
              <w:rPr>
                <w:spacing w:val="-3"/>
                <w:sz w:val="20"/>
              </w:rPr>
            </w:pPr>
            <w:r>
              <w:rPr>
                <w:spacing w:val="-3"/>
                <w:sz w:val="20"/>
              </w:rPr>
              <w:t>FECHA DE REVISION</w:t>
            </w:r>
          </w:p>
        </w:tc>
        <w:tc>
          <w:tcPr>
            <w:tcW w:w="4932" w:type="dxa"/>
          </w:tcPr>
          <w:p w14:paraId="7242195A" w14:textId="77777777" w:rsidR="00225041" w:rsidRDefault="00225041">
            <w:pPr>
              <w:spacing w:before="60" w:after="60"/>
              <w:jc w:val="center"/>
              <w:rPr>
                <w:spacing w:val="-3"/>
                <w:sz w:val="20"/>
              </w:rPr>
            </w:pPr>
            <w:r>
              <w:rPr>
                <w:spacing w:val="-3"/>
                <w:sz w:val="20"/>
              </w:rPr>
              <w:t>PAGINAS AFECTADAS</w:t>
            </w:r>
          </w:p>
        </w:tc>
      </w:tr>
      <w:tr w:rsidR="00225041" w14:paraId="7B25375E" w14:textId="77777777" w:rsidTr="00D27093">
        <w:trPr>
          <w:trHeight w:val="400"/>
        </w:trPr>
        <w:tc>
          <w:tcPr>
            <w:tcW w:w="2466" w:type="dxa"/>
          </w:tcPr>
          <w:p w14:paraId="09469F13" w14:textId="4219BA29" w:rsidR="00225041" w:rsidRDefault="00965819">
            <w:pPr>
              <w:spacing w:before="60" w:after="60"/>
              <w:rPr>
                <w:spacing w:val="-3"/>
                <w:sz w:val="20"/>
              </w:rPr>
            </w:pPr>
            <w:r>
              <w:rPr>
                <w:spacing w:val="-3"/>
                <w:sz w:val="20"/>
              </w:rPr>
              <w:t>1.0</w:t>
            </w:r>
          </w:p>
        </w:tc>
        <w:tc>
          <w:tcPr>
            <w:tcW w:w="2466" w:type="dxa"/>
          </w:tcPr>
          <w:p w14:paraId="75514DE0" w14:textId="0BDA136C" w:rsidR="00225041" w:rsidRDefault="00965819">
            <w:pPr>
              <w:spacing w:before="60" w:after="60"/>
              <w:rPr>
                <w:spacing w:val="-3"/>
                <w:sz w:val="20"/>
              </w:rPr>
            </w:pPr>
            <w:r>
              <w:rPr>
                <w:spacing w:val="-3"/>
                <w:sz w:val="20"/>
              </w:rPr>
              <w:t>26-12-2022</w:t>
            </w:r>
          </w:p>
        </w:tc>
        <w:tc>
          <w:tcPr>
            <w:tcW w:w="4932" w:type="dxa"/>
          </w:tcPr>
          <w:p w14:paraId="4B25907F" w14:textId="0B5D59E4" w:rsidR="00225041" w:rsidRDefault="00965819">
            <w:pPr>
              <w:spacing w:before="60" w:after="60"/>
              <w:rPr>
                <w:spacing w:val="-3"/>
                <w:sz w:val="20"/>
              </w:rPr>
            </w:pPr>
            <w:r>
              <w:rPr>
                <w:spacing w:val="-3"/>
                <w:sz w:val="20"/>
              </w:rPr>
              <w:t>Versión inicial</w:t>
            </w:r>
          </w:p>
        </w:tc>
      </w:tr>
      <w:tr w:rsidR="00225041" w14:paraId="06D71827" w14:textId="77777777" w:rsidTr="00D27093">
        <w:trPr>
          <w:trHeight w:val="400"/>
        </w:trPr>
        <w:tc>
          <w:tcPr>
            <w:tcW w:w="2466" w:type="dxa"/>
          </w:tcPr>
          <w:p w14:paraId="5DCA0C2E" w14:textId="77777777" w:rsidR="00225041" w:rsidRDefault="00225041">
            <w:pPr>
              <w:spacing w:before="60" w:after="60"/>
              <w:rPr>
                <w:spacing w:val="-3"/>
                <w:sz w:val="20"/>
              </w:rPr>
            </w:pPr>
          </w:p>
        </w:tc>
        <w:tc>
          <w:tcPr>
            <w:tcW w:w="2466" w:type="dxa"/>
          </w:tcPr>
          <w:p w14:paraId="2B422471" w14:textId="77777777" w:rsidR="00225041" w:rsidRDefault="00225041">
            <w:pPr>
              <w:spacing w:before="60" w:after="60"/>
              <w:rPr>
                <w:spacing w:val="-3"/>
                <w:sz w:val="20"/>
              </w:rPr>
            </w:pPr>
          </w:p>
        </w:tc>
        <w:tc>
          <w:tcPr>
            <w:tcW w:w="4932" w:type="dxa"/>
          </w:tcPr>
          <w:p w14:paraId="237CD3D3" w14:textId="77777777" w:rsidR="00225041" w:rsidRDefault="00225041">
            <w:pPr>
              <w:spacing w:before="60" w:after="60"/>
              <w:rPr>
                <w:spacing w:val="-3"/>
                <w:sz w:val="20"/>
              </w:rPr>
            </w:pPr>
          </w:p>
        </w:tc>
      </w:tr>
      <w:tr w:rsidR="00225041" w14:paraId="38CE4467" w14:textId="77777777" w:rsidTr="00D27093">
        <w:trPr>
          <w:trHeight w:val="400"/>
        </w:trPr>
        <w:tc>
          <w:tcPr>
            <w:tcW w:w="2466" w:type="dxa"/>
          </w:tcPr>
          <w:p w14:paraId="04C64320" w14:textId="77777777" w:rsidR="00225041" w:rsidRDefault="00225041">
            <w:pPr>
              <w:spacing w:before="60" w:after="60"/>
              <w:rPr>
                <w:spacing w:val="-3"/>
                <w:sz w:val="20"/>
              </w:rPr>
            </w:pPr>
          </w:p>
        </w:tc>
        <w:tc>
          <w:tcPr>
            <w:tcW w:w="2466" w:type="dxa"/>
          </w:tcPr>
          <w:p w14:paraId="4509C385" w14:textId="77777777" w:rsidR="00225041" w:rsidRDefault="00225041">
            <w:pPr>
              <w:spacing w:before="60" w:after="60"/>
              <w:rPr>
                <w:spacing w:val="-3"/>
                <w:sz w:val="20"/>
              </w:rPr>
            </w:pPr>
          </w:p>
        </w:tc>
        <w:tc>
          <w:tcPr>
            <w:tcW w:w="4932" w:type="dxa"/>
          </w:tcPr>
          <w:p w14:paraId="229E9531" w14:textId="77777777" w:rsidR="00225041" w:rsidRDefault="00225041">
            <w:pPr>
              <w:spacing w:before="60" w:after="60"/>
              <w:rPr>
                <w:spacing w:val="-3"/>
                <w:sz w:val="20"/>
              </w:rPr>
            </w:pPr>
          </w:p>
        </w:tc>
      </w:tr>
    </w:tbl>
    <w:p w14:paraId="7CF843BC" w14:textId="77777777" w:rsidR="00225041" w:rsidRDefault="00225041">
      <w:pPr>
        <w:rPr>
          <w:sz w:val="17"/>
        </w:rPr>
      </w:pPr>
      <w:r>
        <w:rPr>
          <w:spacing w:val="-3"/>
          <w:sz w:val="20"/>
        </w:rPr>
        <w:br w:type="page"/>
      </w:r>
    </w:p>
    <w:p w14:paraId="5B4B7197" w14:textId="77777777" w:rsidR="00225041" w:rsidRDefault="00225041">
      <w:pPr>
        <w:jc w:val="center"/>
        <w:rPr>
          <w:sz w:val="17"/>
        </w:rPr>
      </w:pPr>
      <w:r>
        <w:lastRenderedPageBreak/>
        <w:t>TABLA DE CONTENIDO</w:t>
      </w:r>
    </w:p>
    <w:p w14:paraId="78519614" w14:textId="77777777" w:rsidR="00225041" w:rsidRDefault="00225041">
      <w:pPr>
        <w:jc w:val="center"/>
        <w:rPr>
          <w:sz w:val="17"/>
        </w:rPr>
      </w:pPr>
    </w:p>
    <w:p w14:paraId="108E9E78" w14:textId="5C2A44C2" w:rsidR="00887693" w:rsidRDefault="00225041">
      <w:pPr>
        <w:pStyle w:val="TDC1"/>
        <w:tabs>
          <w:tab w:val="left" w:pos="440"/>
        </w:tabs>
        <w:rPr>
          <w:rFonts w:asciiTheme="minorHAnsi" w:eastAsiaTheme="minorEastAsia" w:hAnsiTheme="minorHAnsi" w:cstheme="minorBidi"/>
          <w:caps w:val="0"/>
          <w:noProof/>
          <w:lang w:val="es-CL" w:eastAsia="es-CL"/>
        </w:rPr>
      </w:pPr>
      <w:r>
        <w:fldChar w:fldCharType="begin"/>
      </w:r>
      <w:r>
        <w:instrText xml:space="preserve"> TOC \o "1-3" </w:instrText>
      </w:r>
      <w:r>
        <w:fldChar w:fldCharType="separate"/>
      </w:r>
      <w:r w:rsidR="00887693">
        <w:rPr>
          <w:noProof/>
        </w:rPr>
        <w:t>1.</w:t>
      </w:r>
      <w:r w:rsidR="00887693">
        <w:rPr>
          <w:rFonts w:asciiTheme="minorHAnsi" w:eastAsiaTheme="minorEastAsia" w:hAnsiTheme="minorHAnsi" w:cstheme="minorBidi"/>
          <w:caps w:val="0"/>
          <w:noProof/>
          <w:lang w:val="es-CL" w:eastAsia="es-CL"/>
        </w:rPr>
        <w:tab/>
      </w:r>
      <w:r w:rsidR="00887693">
        <w:rPr>
          <w:noProof/>
        </w:rPr>
        <w:t>gENERALIDADES</w:t>
      </w:r>
      <w:r w:rsidR="00887693">
        <w:rPr>
          <w:noProof/>
        </w:rPr>
        <w:tab/>
      </w:r>
      <w:r w:rsidR="00887693">
        <w:rPr>
          <w:noProof/>
        </w:rPr>
        <w:fldChar w:fldCharType="begin"/>
      </w:r>
      <w:r w:rsidR="00887693">
        <w:rPr>
          <w:noProof/>
        </w:rPr>
        <w:instrText xml:space="preserve"> PAGEREF _Toc132288496 \h </w:instrText>
      </w:r>
      <w:r w:rsidR="00887693">
        <w:rPr>
          <w:noProof/>
        </w:rPr>
      </w:r>
      <w:r w:rsidR="00887693">
        <w:rPr>
          <w:noProof/>
        </w:rPr>
        <w:fldChar w:fldCharType="separate"/>
      </w:r>
      <w:r w:rsidR="00887693">
        <w:rPr>
          <w:noProof/>
        </w:rPr>
        <w:t>6</w:t>
      </w:r>
      <w:r w:rsidR="00887693">
        <w:rPr>
          <w:noProof/>
        </w:rPr>
        <w:fldChar w:fldCharType="end"/>
      </w:r>
    </w:p>
    <w:p w14:paraId="4A621FB6" w14:textId="6FB13CDF" w:rsidR="00887693" w:rsidRDefault="00887693">
      <w:pPr>
        <w:pStyle w:val="TDC2"/>
        <w:tabs>
          <w:tab w:val="left" w:pos="660"/>
        </w:tabs>
        <w:rPr>
          <w:rFonts w:asciiTheme="minorHAnsi" w:eastAsiaTheme="minorEastAsia" w:hAnsiTheme="minorHAnsi" w:cstheme="minorBidi"/>
          <w:noProof/>
          <w:lang w:val="es-CL" w:eastAsia="es-CL"/>
        </w:rPr>
      </w:pPr>
      <w:r>
        <w:rPr>
          <w:noProof/>
        </w:rPr>
        <w:t>1.1</w:t>
      </w:r>
      <w:r>
        <w:rPr>
          <w:rFonts w:asciiTheme="minorHAnsi" w:eastAsiaTheme="minorEastAsia" w:hAnsiTheme="minorHAnsi" w:cstheme="minorBidi"/>
          <w:noProof/>
          <w:lang w:val="es-CL" w:eastAsia="es-CL"/>
        </w:rPr>
        <w:tab/>
      </w:r>
      <w:r>
        <w:rPr>
          <w:noProof/>
        </w:rPr>
        <w:t>Introducción</w:t>
      </w:r>
      <w:r>
        <w:rPr>
          <w:noProof/>
        </w:rPr>
        <w:tab/>
      </w:r>
      <w:r>
        <w:rPr>
          <w:noProof/>
        </w:rPr>
        <w:fldChar w:fldCharType="begin"/>
      </w:r>
      <w:r>
        <w:rPr>
          <w:noProof/>
        </w:rPr>
        <w:instrText xml:space="preserve"> PAGEREF _Toc132288497 \h </w:instrText>
      </w:r>
      <w:r>
        <w:rPr>
          <w:noProof/>
        </w:rPr>
      </w:r>
      <w:r>
        <w:rPr>
          <w:noProof/>
        </w:rPr>
        <w:fldChar w:fldCharType="separate"/>
      </w:r>
      <w:r>
        <w:rPr>
          <w:noProof/>
        </w:rPr>
        <w:t>6</w:t>
      </w:r>
      <w:r>
        <w:rPr>
          <w:noProof/>
        </w:rPr>
        <w:fldChar w:fldCharType="end"/>
      </w:r>
    </w:p>
    <w:p w14:paraId="316752D9" w14:textId="7D2AFDE9" w:rsidR="00887693" w:rsidRDefault="00887693">
      <w:pPr>
        <w:pStyle w:val="TDC2"/>
        <w:tabs>
          <w:tab w:val="left" w:pos="660"/>
        </w:tabs>
        <w:rPr>
          <w:rFonts w:asciiTheme="minorHAnsi" w:eastAsiaTheme="minorEastAsia" w:hAnsiTheme="minorHAnsi" w:cstheme="minorBidi"/>
          <w:noProof/>
          <w:lang w:val="es-CL" w:eastAsia="es-CL"/>
        </w:rPr>
      </w:pPr>
      <w:r>
        <w:rPr>
          <w:noProof/>
        </w:rPr>
        <w:t>1.2</w:t>
      </w:r>
      <w:r>
        <w:rPr>
          <w:rFonts w:asciiTheme="minorHAnsi" w:eastAsiaTheme="minorEastAsia" w:hAnsiTheme="minorHAnsi" w:cstheme="minorBidi"/>
          <w:noProof/>
          <w:lang w:val="es-CL" w:eastAsia="es-CL"/>
        </w:rPr>
        <w:tab/>
      </w:r>
      <w:r>
        <w:rPr>
          <w:noProof/>
        </w:rPr>
        <w:t>Alcance</w:t>
      </w:r>
      <w:r>
        <w:rPr>
          <w:noProof/>
        </w:rPr>
        <w:tab/>
      </w:r>
      <w:r>
        <w:rPr>
          <w:noProof/>
        </w:rPr>
        <w:fldChar w:fldCharType="begin"/>
      </w:r>
      <w:r>
        <w:rPr>
          <w:noProof/>
        </w:rPr>
        <w:instrText xml:space="preserve"> PAGEREF _Toc132288498 \h </w:instrText>
      </w:r>
      <w:r>
        <w:rPr>
          <w:noProof/>
        </w:rPr>
      </w:r>
      <w:r>
        <w:rPr>
          <w:noProof/>
        </w:rPr>
        <w:fldChar w:fldCharType="separate"/>
      </w:r>
      <w:r>
        <w:rPr>
          <w:noProof/>
        </w:rPr>
        <w:t>6</w:t>
      </w:r>
      <w:r>
        <w:rPr>
          <w:noProof/>
        </w:rPr>
        <w:fldChar w:fldCharType="end"/>
      </w:r>
    </w:p>
    <w:p w14:paraId="63E21E7B" w14:textId="00FEF5A6" w:rsidR="00887693" w:rsidRDefault="00887693">
      <w:pPr>
        <w:pStyle w:val="TDC2"/>
        <w:tabs>
          <w:tab w:val="left" w:pos="660"/>
        </w:tabs>
        <w:rPr>
          <w:rFonts w:asciiTheme="minorHAnsi" w:eastAsiaTheme="minorEastAsia" w:hAnsiTheme="minorHAnsi" w:cstheme="minorBidi"/>
          <w:noProof/>
          <w:lang w:val="es-CL" w:eastAsia="es-CL"/>
        </w:rPr>
      </w:pPr>
      <w:r>
        <w:rPr>
          <w:noProof/>
        </w:rPr>
        <w:t>1.3</w:t>
      </w:r>
      <w:r>
        <w:rPr>
          <w:rFonts w:asciiTheme="minorHAnsi" w:eastAsiaTheme="minorEastAsia" w:hAnsiTheme="minorHAnsi" w:cstheme="minorBidi"/>
          <w:noProof/>
          <w:lang w:val="es-CL" w:eastAsia="es-CL"/>
        </w:rPr>
        <w:tab/>
      </w:r>
      <w:r>
        <w:rPr>
          <w:noProof/>
        </w:rPr>
        <w:t>Documentación Complementaria</w:t>
      </w:r>
      <w:r>
        <w:rPr>
          <w:noProof/>
        </w:rPr>
        <w:tab/>
      </w:r>
      <w:r>
        <w:rPr>
          <w:noProof/>
        </w:rPr>
        <w:fldChar w:fldCharType="begin"/>
      </w:r>
      <w:r>
        <w:rPr>
          <w:noProof/>
        </w:rPr>
        <w:instrText xml:space="preserve"> PAGEREF _Toc132288499 \h </w:instrText>
      </w:r>
      <w:r>
        <w:rPr>
          <w:noProof/>
        </w:rPr>
      </w:r>
      <w:r>
        <w:rPr>
          <w:noProof/>
        </w:rPr>
        <w:fldChar w:fldCharType="separate"/>
      </w:r>
      <w:r>
        <w:rPr>
          <w:noProof/>
        </w:rPr>
        <w:t>6</w:t>
      </w:r>
      <w:r>
        <w:rPr>
          <w:noProof/>
        </w:rPr>
        <w:fldChar w:fldCharType="end"/>
      </w:r>
    </w:p>
    <w:p w14:paraId="74B831BE" w14:textId="4D471BCC" w:rsidR="00887693" w:rsidRDefault="00887693">
      <w:pPr>
        <w:pStyle w:val="TDC2"/>
        <w:tabs>
          <w:tab w:val="left" w:pos="660"/>
        </w:tabs>
        <w:rPr>
          <w:rFonts w:asciiTheme="minorHAnsi" w:eastAsiaTheme="minorEastAsia" w:hAnsiTheme="minorHAnsi" w:cstheme="minorBidi"/>
          <w:noProof/>
          <w:lang w:val="es-CL" w:eastAsia="es-CL"/>
        </w:rPr>
      </w:pPr>
      <w:r>
        <w:rPr>
          <w:noProof/>
        </w:rPr>
        <w:t>1.4</w:t>
      </w:r>
      <w:r>
        <w:rPr>
          <w:rFonts w:asciiTheme="minorHAnsi" w:eastAsiaTheme="minorEastAsia" w:hAnsiTheme="minorHAnsi" w:cstheme="minorBidi"/>
          <w:noProof/>
          <w:lang w:val="es-CL" w:eastAsia="es-CL"/>
        </w:rPr>
        <w:tab/>
      </w:r>
      <w:r>
        <w:rPr>
          <w:noProof/>
        </w:rPr>
        <w:t>Definiciones</w:t>
      </w:r>
      <w:r>
        <w:rPr>
          <w:noProof/>
        </w:rPr>
        <w:tab/>
      </w:r>
      <w:r>
        <w:rPr>
          <w:noProof/>
        </w:rPr>
        <w:fldChar w:fldCharType="begin"/>
      </w:r>
      <w:r>
        <w:rPr>
          <w:noProof/>
        </w:rPr>
        <w:instrText xml:space="preserve"> PAGEREF _Toc132288500 \h </w:instrText>
      </w:r>
      <w:r>
        <w:rPr>
          <w:noProof/>
        </w:rPr>
      </w:r>
      <w:r>
        <w:rPr>
          <w:noProof/>
        </w:rPr>
        <w:fldChar w:fldCharType="separate"/>
      </w:r>
      <w:r>
        <w:rPr>
          <w:noProof/>
        </w:rPr>
        <w:t>6</w:t>
      </w:r>
      <w:r>
        <w:rPr>
          <w:noProof/>
        </w:rPr>
        <w:fldChar w:fldCharType="end"/>
      </w:r>
    </w:p>
    <w:p w14:paraId="595936CA" w14:textId="72AF496F" w:rsidR="00887693" w:rsidRDefault="00887693">
      <w:pPr>
        <w:pStyle w:val="TDC2"/>
        <w:tabs>
          <w:tab w:val="left" w:pos="660"/>
        </w:tabs>
        <w:rPr>
          <w:rFonts w:asciiTheme="minorHAnsi" w:eastAsiaTheme="minorEastAsia" w:hAnsiTheme="minorHAnsi" w:cstheme="minorBidi"/>
          <w:noProof/>
          <w:lang w:val="es-CL" w:eastAsia="es-CL"/>
        </w:rPr>
      </w:pPr>
      <w:r>
        <w:rPr>
          <w:noProof/>
        </w:rPr>
        <w:t>1.5</w:t>
      </w:r>
      <w:r>
        <w:rPr>
          <w:rFonts w:asciiTheme="minorHAnsi" w:eastAsiaTheme="minorEastAsia" w:hAnsiTheme="minorHAnsi" w:cstheme="minorBidi"/>
          <w:noProof/>
          <w:lang w:val="es-CL" w:eastAsia="es-CL"/>
        </w:rPr>
        <w:tab/>
      </w:r>
      <w:r>
        <w:rPr>
          <w:noProof/>
        </w:rPr>
        <w:t>Estructura y Contenido</w:t>
      </w:r>
      <w:r>
        <w:rPr>
          <w:noProof/>
        </w:rPr>
        <w:tab/>
      </w:r>
      <w:r>
        <w:rPr>
          <w:noProof/>
        </w:rPr>
        <w:fldChar w:fldCharType="begin"/>
      </w:r>
      <w:r>
        <w:rPr>
          <w:noProof/>
        </w:rPr>
        <w:instrText xml:space="preserve"> PAGEREF _Toc132288501 \h </w:instrText>
      </w:r>
      <w:r>
        <w:rPr>
          <w:noProof/>
        </w:rPr>
      </w:r>
      <w:r>
        <w:rPr>
          <w:noProof/>
        </w:rPr>
        <w:fldChar w:fldCharType="separate"/>
      </w:r>
      <w:r>
        <w:rPr>
          <w:noProof/>
        </w:rPr>
        <w:t>8</w:t>
      </w:r>
      <w:r>
        <w:rPr>
          <w:noProof/>
        </w:rPr>
        <w:fldChar w:fldCharType="end"/>
      </w:r>
    </w:p>
    <w:p w14:paraId="4E97CB75" w14:textId="0B397B86" w:rsidR="00887693" w:rsidRDefault="00887693">
      <w:pPr>
        <w:pStyle w:val="TDC1"/>
        <w:tabs>
          <w:tab w:val="left" w:pos="440"/>
        </w:tabs>
        <w:rPr>
          <w:rFonts w:asciiTheme="minorHAnsi" w:eastAsiaTheme="minorEastAsia" w:hAnsiTheme="minorHAnsi" w:cstheme="minorBidi"/>
          <w:caps w:val="0"/>
          <w:noProof/>
          <w:lang w:val="es-CL" w:eastAsia="es-CL"/>
        </w:rPr>
      </w:pPr>
      <w:r w:rsidRPr="003F25E2">
        <w:rPr>
          <w:noProof/>
          <w:spacing w:val="-3"/>
        </w:rPr>
        <w:t>2.</w:t>
      </w:r>
      <w:r>
        <w:rPr>
          <w:rFonts w:asciiTheme="minorHAnsi" w:eastAsiaTheme="minorEastAsia" w:hAnsiTheme="minorHAnsi" w:cstheme="minorBidi"/>
          <w:caps w:val="0"/>
          <w:noProof/>
          <w:lang w:val="es-CL" w:eastAsia="es-CL"/>
        </w:rPr>
        <w:tab/>
      </w:r>
      <w:r w:rsidRPr="003F25E2">
        <w:rPr>
          <w:noProof/>
          <w:spacing w:val="-3"/>
        </w:rPr>
        <w:t>DESCRIPCION GENERAL</w:t>
      </w:r>
      <w:r>
        <w:rPr>
          <w:noProof/>
        </w:rPr>
        <w:tab/>
      </w:r>
      <w:r>
        <w:rPr>
          <w:noProof/>
        </w:rPr>
        <w:fldChar w:fldCharType="begin"/>
      </w:r>
      <w:r>
        <w:rPr>
          <w:noProof/>
        </w:rPr>
        <w:instrText xml:space="preserve"> PAGEREF _Toc132288502 \h </w:instrText>
      </w:r>
      <w:r>
        <w:rPr>
          <w:noProof/>
        </w:rPr>
      </w:r>
      <w:r>
        <w:rPr>
          <w:noProof/>
        </w:rPr>
        <w:fldChar w:fldCharType="separate"/>
      </w:r>
      <w:r>
        <w:rPr>
          <w:noProof/>
        </w:rPr>
        <w:t>9</w:t>
      </w:r>
      <w:r>
        <w:rPr>
          <w:noProof/>
        </w:rPr>
        <w:fldChar w:fldCharType="end"/>
      </w:r>
    </w:p>
    <w:p w14:paraId="30652CCF" w14:textId="03335429" w:rsidR="00887693" w:rsidRDefault="00887693">
      <w:pPr>
        <w:pStyle w:val="TDC2"/>
        <w:tabs>
          <w:tab w:val="left" w:pos="660"/>
        </w:tabs>
        <w:rPr>
          <w:rFonts w:asciiTheme="minorHAnsi" w:eastAsiaTheme="minorEastAsia" w:hAnsiTheme="minorHAnsi" w:cstheme="minorBidi"/>
          <w:noProof/>
          <w:lang w:val="es-CL" w:eastAsia="es-CL"/>
        </w:rPr>
      </w:pPr>
      <w:r>
        <w:rPr>
          <w:noProof/>
        </w:rPr>
        <w:t>2.1</w:t>
      </w:r>
      <w:r>
        <w:rPr>
          <w:rFonts w:asciiTheme="minorHAnsi" w:eastAsiaTheme="minorEastAsia" w:hAnsiTheme="minorHAnsi" w:cstheme="minorBidi"/>
          <w:noProof/>
          <w:lang w:val="es-CL" w:eastAsia="es-CL"/>
        </w:rPr>
        <w:tab/>
      </w:r>
      <w:r>
        <w:rPr>
          <w:noProof/>
        </w:rPr>
        <w:t>Perspectiva Del Producto</w:t>
      </w:r>
      <w:r>
        <w:rPr>
          <w:noProof/>
        </w:rPr>
        <w:tab/>
      </w:r>
      <w:r>
        <w:rPr>
          <w:noProof/>
        </w:rPr>
        <w:fldChar w:fldCharType="begin"/>
      </w:r>
      <w:r>
        <w:rPr>
          <w:noProof/>
        </w:rPr>
        <w:instrText xml:space="preserve"> PAGEREF _Toc132288503 \h </w:instrText>
      </w:r>
      <w:r>
        <w:rPr>
          <w:noProof/>
        </w:rPr>
      </w:r>
      <w:r>
        <w:rPr>
          <w:noProof/>
        </w:rPr>
        <w:fldChar w:fldCharType="separate"/>
      </w:r>
      <w:r>
        <w:rPr>
          <w:noProof/>
        </w:rPr>
        <w:t>9</w:t>
      </w:r>
      <w:r>
        <w:rPr>
          <w:noProof/>
        </w:rPr>
        <w:fldChar w:fldCharType="end"/>
      </w:r>
    </w:p>
    <w:p w14:paraId="3474CADB" w14:textId="313DA4CA" w:rsidR="00887693" w:rsidRDefault="00887693">
      <w:pPr>
        <w:pStyle w:val="TDC2"/>
        <w:tabs>
          <w:tab w:val="left" w:pos="660"/>
        </w:tabs>
        <w:rPr>
          <w:rFonts w:asciiTheme="minorHAnsi" w:eastAsiaTheme="minorEastAsia" w:hAnsiTheme="minorHAnsi" w:cstheme="minorBidi"/>
          <w:noProof/>
          <w:lang w:val="es-CL" w:eastAsia="es-CL"/>
        </w:rPr>
      </w:pPr>
      <w:r w:rsidRPr="003F25E2">
        <w:rPr>
          <w:noProof/>
          <w:lang w:val="es-MX" w:eastAsia="es-MX"/>
        </w:rPr>
        <w:t>2.2</w:t>
      </w:r>
      <w:r>
        <w:rPr>
          <w:rFonts w:asciiTheme="minorHAnsi" w:eastAsiaTheme="minorEastAsia" w:hAnsiTheme="minorHAnsi" w:cstheme="minorBidi"/>
          <w:noProof/>
          <w:lang w:val="es-CL" w:eastAsia="es-CL"/>
        </w:rPr>
        <w:tab/>
      </w:r>
      <w:r w:rsidRPr="003F25E2">
        <w:rPr>
          <w:noProof/>
          <w:lang w:val="es-MX" w:eastAsia="es-MX"/>
        </w:rPr>
        <w:t>Capacidades Generales</w:t>
      </w:r>
      <w:r>
        <w:rPr>
          <w:noProof/>
        </w:rPr>
        <w:tab/>
      </w:r>
      <w:r>
        <w:rPr>
          <w:noProof/>
        </w:rPr>
        <w:fldChar w:fldCharType="begin"/>
      </w:r>
      <w:r>
        <w:rPr>
          <w:noProof/>
        </w:rPr>
        <w:instrText xml:space="preserve"> PAGEREF _Toc132288504 \h </w:instrText>
      </w:r>
      <w:r>
        <w:rPr>
          <w:noProof/>
        </w:rPr>
      </w:r>
      <w:r>
        <w:rPr>
          <w:noProof/>
        </w:rPr>
        <w:fldChar w:fldCharType="separate"/>
      </w:r>
      <w:r>
        <w:rPr>
          <w:noProof/>
        </w:rPr>
        <w:t>10</w:t>
      </w:r>
      <w:r>
        <w:rPr>
          <w:noProof/>
        </w:rPr>
        <w:fldChar w:fldCharType="end"/>
      </w:r>
    </w:p>
    <w:p w14:paraId="7F96FC3C" w14:textId="6B287472" w:rsidR="00887693" w:rsidRDefault="00887693">
      <w:pPr>
        <w:pStyle w:val="TDC2"/>
        <w:tabs>
          <w:tab w:val="left" w:pos="660"/>
        </w:tabs>
        <w:rPr>
          <w:rFonts w:asciiTheme="minorHAnsi" w:eastAsiaTheme="minorEastAsia" w:hAnsiTheme="minorHAnsi" w:cstheme="minorBidi"/>
          <w:noProof/>
          <w:lang w:val="es-CL" w:eastAsia="es-CL"/>
        </w:rPr>
      </w:pPr>
      <w:r w:rsidRPr="003F25E2">
        <w:rPr>
          <w:noProof/>
          <w:lang w:val="es-MX" w:eastAsia="es-MX"/>
        </w:rPr>
        <w:t>2.3</w:t>
      </w:r>
      <w:r>
        <w:rPr>
          <w:rFonts w:asciiTheme="minorHAnsi" w:eastAsiaTheme="minorEastAsia" w:hAnsiTheme="minorHAnsi" w:cstheme="minorBidi"/>
          <w:noProof/>
          <w:lang w:val="es-CL" w:eastAsia="es-CL"/>
        </w:rPr>
        <w:tab/>
      </w:r>
      <w:r w:rsidRPr="003F25E2">
        <w:rPr>
          <w:noProof/>
          <w:lang w:val="es-MX" w:eastAsia="es-MX"/>
        </w:rPr>
        <w:t>Restricciones Generales</w:t>
      </w:r>
      <w:r>
        <w:rPr>
          <w:noProof/>
        </w:rPr>
        <w:tab/>
      </w:r>
      <w:r>
        <w:rPr>
          <w:noProof/>
        </w:rPr>
        <w:fldChar w:fldCharType="begin"/>
      </w:r>
      <w:r>
        <w:rPr>
          <w:noProof/>
        </w:rPr>
        <w:instrText xml:space="preserve"> PAGEREF _Toc132288505 \h </w:instrText>
      </w:r>
      <w:r>
        <w:rPr>
          <w:noProof/>
        </w:rPr>
      </w:r>
      <w:r>
        <w:rPr>
          <w:noProof/>
        </w:rPr>
        <w:fldChar w:fldCharType="separate"/>
      </w:r>
      <w:r>
        <w:rPr>
          <w:noProof/>
        </w:rPr>
        <w:t>11</w:t>
      </w:r>
      <w:r>
        <w:rPr>
          <w:noProof/>
        </w:rPr>
        <w:fldChar w:fldCharType="end"/>
      </w:r>
    </w:p>
    <w:p w14:paraId="5E579157" w14:textId="468E48E2" w:rsidR="00887693" w:rsidRDefault="00887693">
      <w:pPr>
        <w:pStyle w:val="TDC3"/>
        <w:tabs>
          <w:tab w:val="left" w:pos="1100"/>
        </w:tabs>
        <w:rPr>
          <w:rFonts w:asciiTheme="minorHAnsi" w:eastAsiaTheme="minorEastAsia" w:hAnsiTheme="minorHAnsi" w:cstheme="minorBidi"/>
          <w:noProof/>
          <w:lang w:val="es-CL" w:eastAsia="es-CL"/>
        </w:rPr>
      </w:pPr>
      <w:r w:rsidRPr="003F25E2">
        <w:rPr>
          <w:noProof/>
          <w:lang w:val="es-CL" w:eastAsia="es-CL"/>
        </w:rPr>
        <w:t>2.3.1</w:t>
      </w:r>
      <w:r>
        <w:rPr>
          <w:rFonts w:asciiTheme="minorHAnsi" w:eastAsiaTheme="minorEastAsia" w:hAnsiTheme="minorHAnsi" w:cstheme="minorBidi"/>
          <w:noProof/>
          <w:lang w:val="es-CL" w:eastAsia="es-CL"/>
        </w:rPr>
        <w:tab/>
      </w:r>
      <w:r>
        <w:rPr>
          <w:noProof/>
        </w:rPr>
        <w:t>Vida útil</w:t>
      </w:r>
      <w:r>
        <w:rPr>
          <w:noProof/>
        </w:rPr>
        <w:tab/>
      </w:r>
      <w:r>
        <w:rPr>
          <w:noProof/>
        </w:rPr>
        <w:fldChar w:fldCharType="begin"/>
      </w:r>
      <w:r>
        <w:rPr>
          <w:noProof/>
        </w:rPr>
        <w:instrText xml:space="preserve"> PAGEREF _Toc132288506 \h </w:instrText>
      </w:r>
      <w:r>
        <w:rPr>
          <w:noProof/>
        </w:rPr>
      </w:r>
      <w:r>
        <w:rPr>
          <w:noProof/>
        </w:rPr>
        <w:fldChar w:fldCharType="separate"/>
      </w:r>
      <w:r>
        <w:rPr>
          <w:noProof/>
        </w:rPr>
        <w:t>11</w:t>
      </w:r>
      <w:r>
        <w:rPr>
          <w:noProof/>
        </w:rPr>
        <w:fldChar w:fldCharType="end"/>
      </w:r>
    </w:p>
    <w:p w14:paraId="606FA712" w14:textId="450CA689" w:rsidR="00887693" w:rsidRDefault="00887693">
      <w:pPr>
        <w:pStyle w:val="TDC3"/>
        <w:tabs>
          <w:tab w:val="left" w:pos="1100"/>
        </w:tabs>
        <w:rPr>
          <w:rFonts w:asciiTheme="minorHAnsi" w:eastAsiaTheme="minorEastAsia" w:hAnsiTheme="minorHAnsi" w:cstheme="minorBidi"/>
          <w:noProof/>
          <w:lang w:val="es-CL" w:eastAsia="es-CL"/>
        </w:rPr>
      </w:pPr>
      <w:r>
        <w:rPr>
          <w:noProof/>
        </w:rPr>
        <w:t>2.3.2</w:t>
      </w:r>
      <w:r>
        <w:rPr>
          <w:rFonts w:asciiTheme="minorHAnsi" w:eastAsiaTheme="minorEastAsia" w:hAnsiTheme="minorHAnsi" w:cstheme="minorBidi"/>
          <w:noProof/>
          <w:lang w:val="es-CL" w:eastAsia="es-CL"/>
        </w:rPr>
        <w:tab/>
      </w:r>
      <w:r>
        <w:rPr>
          <w:noProof/>
        </w:rPr>
        <w:t>Disponibilidad</w:t>
      </w:r>
      <w:r>
        <w:rPr>
          <w:noProof/>
        </w:rPr>
        <w:tab/>
      </w:r>
      <w:r>
        <w:rPr>
          <w:noProof/>
        </w:rPr>
        <w:fldChar w:fldCharType="begin"/>
      </w:r>
      <w:r>
        <w:rPr>
          <w:noProof/>
        </w:rPr>
        <w:instrText xml:space="preserve"> PAGEREF _Toc132288507 \h </w:instrText>
      </w:r>
      <w:r>
        <w:rPr>
          <w:noProof/>
        </w:rPr>
      </w:r>
      <w:r>
        <w:rPr>
          <w:noProof/>
        </w:rPr>
        <w:fldChar w:fldCharType="separate"/>
      </w:r>
      <w:r>
        <w:rPr>
          <w:noProof/>
        </w:rPr>
        <w:t>11</w:t>
      </w:r>
      <w:r>
        <w:rPr>
          <w:noProof/>
        </w:rPr>
        <w:fldChar w:fldCharType="end"/>
      </w:r>
    </w:p>
    <w:p w14:paraId="36695008" w14:textId="524B377E" w:rsidR="00887693" w:rsidRDefault="00887693">
      <w:pPr>
        <w:pStyle w:val="TDC2"/>
        <w:tabs>
          <w:tab w:val="left" w:pos="660"/>
        </w:tabs>
        <w:rPr>
          <w:rFonts w:asciiTheme="minorHAnsi" w:eastAsiaTheme="minorEastAsia" w:hAnsiTheme="minorHAnsi" w:cstheme="minorBidi"/>
          <w:noProof/>
          <w:lang w:val="es-CL" w:eastAsia="es-CL"/>
        </w:rPr>
      </w:pPr>
      <w:r w:rsidRPr="003F25E2">
        <w:rPr>
          <w:noProof/>
          <w:lang w:val="es-CL" w:eastAsia="es-MX"/>
        </w:rPr>
        <w:t>2.4</w:t>
      </w:r>
      <w:r>
        <w:rPr>
          <w:rFonts w:asciiTheme="minorHAnsi" w:eastAsiaTheme="minorEastAsia" w:hAnsiTheme="minorHAnsi" w:cstheme="minorBidi"/>
          <w:noProof/>
          <w:lang w:val="es-CL" w:eastAsia="es-CL"/>
        </w:rPr>
        <w:tab/>
      </w:r>
      <w:r w:rsidRPr="003F25E2">
        <w:rPr>
          <w:noProof/>
          <w:lang w:val="es-CL" w:eastAsia="es-MX"/>
        </w:rPr>
        <w:t>Características del Usuario</w:t>
      </w:r>
      <w:r>
        <w:rPr>
          <w:noProof/>
        </w:rPr>
        <w:tab/>
      </w:r>
      <w:r>
        <w:rPr>
          <w:noProof/>
        </w:rPr>
        <w:fldChar w:fldCharType="begin"/>
      </w:r>
      <w:r>
        <w:rPr>
          <w:noProof/>
        </w:rPr>
        <w:instrText xml:space="preserve"> PAGEREF _Toc132288508 \h </w:instrText>
      </w:r>
      <w:r>
        <w:rPr>
          <w:noProof/>
        </w:rPr>
      </w:r>
      <w:r>
        <w:rPr>
          <w:noProof/>
        </w:rPr>
        <w:fldChar w:fldCharType="separate"/>
      </w:r>
      <w:r>
        <w:rPr>
          <w:noProof/>
        </w:rPr>
        <w:t>11</w:t>
      </w:r>
      <w:r>
        <w:rPr>
          <w:noProof/>
        </w:rPr>
        <w:fldChar w:fldCharType="end"/>
      </w:r>
    </w:p>
    <w:p w14:paraId="01300B5E" w14:textId="382E5BCD" w:rsidR="00887693" w:rsidRDefault="00887693">
      <w:pPr>
        <w:pStyle w:val="TDC2"/>
        <w:tabs>
          <w:tab w:val="left" w:pos="660"/>
        </w:tabs>
        <w:rPr>
          <w:rFonts w:asciiTheme="minorHAnsi" w:eastAsiaTheme="minorEastAsia" w:hAnsiTheme="minorHAnsi" w:cstheme="minorBidi"/>
          <w:noProof/>
          <w:lang w:val="es-CL" w:eastAsia="es-CL"/>
        </w:rPr>
      </w:pPr>
      <w:r w:rsidRPr="003F25E2">
        <w:rPr>
          <w:noProof/>
          <w:lang w:val="es-CL" w:eastAsia="es-MX"/>
        </w:rPr>
        <w:t>2.5</w:t>
      </w:r>
      <w:r>
        <w:rPr>
          <w:rFonts w:asciiTheme="minorHAnsi" w:eastAsiaTheme="minorEastAsia" w:hAnsiTheme="minorHAnsi" w:cstheme="minorBidi"/>
          <w:noProof/>
          <w:lang w:val="es-CL" w:eastAsia="es-CL"/>
        </w:rPr>
        <w:tab/>
      </w:r>
      <w:r w:rsidRPr="003F25E2">
        <w:rPr>
          <w:noProof/>
          <w:lang w:val="es-CL" w:eastAsia="es-MX"/>
        </w:rPr>
        <w:t>Ambiente Operacional</w:t>
      </w:r>
      <w:r>
        <w:rPr>
          <w:noProof/>
        </w:rPr>
        <w:tab/>
      </w:r>
      <w:r>
        <w:rPr>
          <w:noProof/>
        </w:rPr>
        <w:fldChar w:fldCharType="begin"/>
      </w:r>
      <w:r>
        <w:rPr>
          <w:noProof/>
        </w:rPr>
        <w:instrText xml:space="preserve"> PAGEREF _Toc132288509 \h </w:instrText>
      </w:r>
      <w:r>
        <w:rPr>
          <w:noProof/>
        </w:rPr>
      </w:r>
      <w:r>
        <w:rPr>
          <w:noProof/>
        </w:rPr>
        <w:fldChar w:fldCharType="separate"/>
      </w:r>
      <w:r>
        <w:rPr>
          <w:noProof/>
        </w:rPr>
        <w:t>12</w:t>
      </w:r>
      <w:r>
        <w:rPr>
          <w:noProof/>
        </w:rPr>
        <w:fldChar w:fldCharType="end"/>
      </w:r>
    </w:p>
    <w:p w14:paraId="2B30BB10" w14:textId="2FDCBEEA" w:rsidR="00887693" w:rsidRDefault="00887693">
      <w:pPr>
        <w:pStyle w:val="TDC2"/>
        <w:tabs>
          <w:tab w:val="left" w:pos="660"/>
        </w:tabs>
        <w:rPr>
          <w:rFonts w:asciiTheme="minorHAnsi" w:eastAsiaTheme="minorEastAsia" w:hAnsiTheme="minorHAnsi" w:cstheme="minorBidi"/>
          <w:noProof/>
          <w:lang w:val="es-CL" w:eastAsia="es-CL"/>
        </w:rPr>
      </w:pPr>
      <w:r w:rsidRPr="003F25E2">
        <w:rPr>
          <w:noProof/>
          <w:lang w:val="es-CL"/>
        </w:rPr>
        <w:t>2.6</w:t>
      </w:r>
      <w:r>
        <w:rPr>
          <w:rFonts w:asciiTheme="minorHAnsi" w:eastAsiaTheme="minorEastAsia" w:hAnsiTheme="minorHAnsi" w:cstheme="minorBidi"/>
          <w:noProof/>
          <w:lang w:val="es-CL" w:eastAsia="es-CL"/>
        </w:rPr>
        <w:tab/>
      </w:r>
      <w:r w:rsidRPr="003F25E2">
        <w:rPr>
          <w:noProof/>
          <w:lang w:val="es-CL" w:eastAsia="es-MX"/>
        </w:rPr>
        <w:t>Supuestos y Dependencias</w:t>
      </w:r>
      <w:r>
        <w:rPr>
          <w:noProof/>
        </w:rPr>
        <w:tab/>
      </w:r>
      <w:r>
        <w:rPr>
          <w:noProof/>
        </w:rPr>
        <w:fldChar w:fldCharType="begin"/>
      </w:r>
      <w:r>
        <w:rPr>
          <w:noProof/>
        </w:rPr>
        <w:instrText xml:space="preserve"> PAGEREF _Toc132288510 \h </w:instrText>
      </w:r>
      <w:r>
        <w:rPr>
          <w:noProof/>
        </w:rPr>
      </w:r>
      <w:r>
        <w:rPr>
          <w:noProof/>
        </w:rPr>
        <w:fldChar w:fldCharType="separate"/>
      </w:r>
      <w:r>
        <w:rPr>
          <w:noProof/>
        </w:rPr>
        <w:t>12</w:t>
      </w:r>
      <w:r>
        <w:rPr>
          <w:noProof/>
        </w:rPr>
        <w:fldChar w:fldCharType="end"/>
      </w:r>
    </w:p>
    <w:p w14:paraId="07852B36" w14:textId="6215B260" w:rsidR="00887693" w:rsidRDefault="00887693">
      <w:pPr>
        <w:pStyle w:val="TDC1"/>
        <w:tabs>
          <w:tab w:val="left" w:pos="440"/>
        </w:tabs>
        <w:rPr>
          <w:rFonts w:asciiTheme="minorHAnsi" w:eastAsiaTheme="minorEastAsia" w:hAnsiTheme="minorHAnsi" w:cstheme="minorBidi"/>
          <w:caps w:val="0"/>
          <w:noProof/>
          <w:lang w:val="es-CL" w:eastAsia="es-CL"/>
        </w:rPr>
      </w:pPr>
      <w:r>
        <w:rPr>
          <w:noProof/>
        </w:rPr>
        <w:t>3.</w:t>
      </w:r>
      <w:r>
        <w:rPr>
          <w:rFonts w:asciiTheme="minorHAnsi" w:eastAsiaTheme="minorEastAsia" w:hAnsiTheme="minorHAnsi" w:cstheme="minorBidi"/>
          <w:caps w:val="0"/>
          <w:noProof/>
          <w:lang w:val="es-CL" w:eastAsia="es-CL"/>
        </w:rPr>
        <w:tab/>
      </w:r>
      <w:r>
        <w:rPr>
          <w:noProof/>
        </w:rPr>
        <w:t>glosario de terminos</w:t>
      </w:r>
      <w:r>
        <w:rPr>
          <w:noProof/>
        </w:rPr>
        <w:tab/>
      </w:r>
      <w:r>
        <w:rPr>
          <w:noProof/>
        </w:rPr>
        <w:fldChar w:fldCharType="begin"/>
      </w:r>
      <w:r>
        <w:rPr>
          <w:noProof/>
        </w:rPr>
        <w:instrText xml:space="preserve"> PAGEREF _Toc132288511 \h </w:instrText>
      </w:r>
      <w:r>
        <w:rPr>
          <w:noProof/>
        </w:rPr>
      </w:r>
      <w:r>
        <w:rPr>
          <w:noProof/>
        </w:rPr>
        <w:fldChar w:fldCharType="separate"/>
      </w:r>
      <w:r>
        <w:rPr>
          <w:noProof/>
        </w:rPr>
        <w:t>13</w:t>
      </w:r>
      <w:r>
        <w:rPr>
          <w:noProof/>
        </w:rPr>
        <w:fldChar w:fldCharType="end"/>
      </w:r>
    </w:p>
    <w:p w14:paraId="1AD75FCB" w14:textId="583DA736" w:rsidR="00887693" w:rsidRDefault="00887693">
      <w:pPr>
        <w:pStyle w:val="TDC1"/>
        <w:tabs>
          <w:tab w:val="left" w:pos="440"/>
        </w:tabs>
        <w:rPr>
          <w:rFonts w:asciiTheme="minorHAnsi" w:eastAsiaTheme="minorEastAsia" w:hAnsiTheme="minorHAnsi" w:cstheme="minorBidi"/>
          <w:caps w:val="0"/>
          <w:noProof/>
          <w:lang w:val="es-CL" w:eastAsia="es-CL"/>
        </w:rPr>
      </w:pPr>
      <w:r w:rsidRPr="003F25E2">
        <w:rPr>
          <w:noProof/>
          <w:lang w:val="en-US" w:eastAsia="es-MX"/>
        </w:rPr>
        <w:t>4.</w:t>
      </w:r>
      <w:r>
        <w:rPr>
          <w:rFonts w:asciiTheme="minorHAnsi" w:eastAsiaTheme="minorEastAsia" w:hAnsiTheme="minorHAnsi" w:cstheme="minorBidi"/>
          <w:caps w:val="0"/>
          <w:noProof/>
          <w:lang w:val="es-CL" w:eastAsia="es-CL"/>
        </w:rPr>
        <w:tab/>
      </w:r>
      <w:r w:rsidRPr="003F25E2">
        <w:rPr>
          <w:noProof/>
          <w:lang w:val="en-US" w:eastAsia="es-MX"/>
        </w:rPr>
        <w:t>REQUERIMIENTOS ESPECIFICOS</w:t>
      </w:r>
      <w:r>
        <w:rPr>
          <w:noProof/>
        </w:rPr>
        <w:tab/>
      </w:r>
      <w:r>
        <w:rPr>
          <w:noProof/>
        </w:rPr>
        <w:fldChar w:fldCharType="begin"/>
      </w:r>
      <w:r>
        <w:rPr>
          <w:noProof/>
        </w:rPr>
        <w:instrText xml:space="preserve"> PAGEREF _Toc132288512 \h </w:instrText>
      </w:r>
      <w:r>
        <w:rPr>
          <w:noProof/>
        </w:rPr>
      </w:r>
      <w:r>
        <w:rPr>
          <w:noProof/>
        </w:rPr>
        <w:fldChar w:fldCharType="separate"/>
      </w:r>
      <w:r>
        <w:rPr>
          <w:noProof/>
        </w:rPr>
        <w:t>14</w:t>
      </w:r>
      <w:r>
        <w:rPr>
          <w:noProof/>
        </w:rPr>
        <w:fldChar w:fldCharType="end"/>
      </w:r>
    </w:p>
    <w:p w14:paraId="5382AE2C" w14:textId="2A58606C" w:rsidR="00887693" w:rsidRDefault="00887693">
      <w:pPr>
        <w:pStyle w:val="TDC2"/>
        <w:tabs>
          <w:tab w:val="left" w:pos="660"/>
        </w:tabs>
        <w:rPr>
          <w:rFonts w:asciiTheme="minorHAnsi" w:eastAsiaTheme="minorEastAsia" w:hAnsiTheme="minorHAnsi" w:cstheme="minorBidi"/>
          <w:noProof/>
          <w:lang w:val="es-CL" w:eastAsia="es-CL"/>
        </w:rPr>
      </w:pPr>
      <w:r w:rsidRPr="003F25E2">
        <w:rPr>
          <w:noProof/>
          <w:lang w:val="en-US" w:eastAsia="es-MX"/>
        </w:rPr>
        <w:t>4.1</w:t>
      </w:r>
      <w:r>
        <w:rPr>
          <w:rFonts w:asciiTheme="minorHAnsi" w:eastAsiaTheme="minorEastAsia" w:hAnsiTheme="minorHAnsi" w:cstheme="minorBidi"/>
          <w:noProof/>
          <w:lang w:val="es-CL" w:eastAsia="es-CL"/>
        </w:rPr>
        <w:tab/>
      </w:r>
      <w:r w:rsidRPr="003F25E2">
        <w:rPr>
          <w:noProof/>
          <w:lang w:val="es-CL" w:eastAsia="es-MX"/>
        </w:rPr>
        <w:t>Sistema Simulador de Vuelo</w:t>
      </w:r>
      <w:r w:rsidRPr="003F25E2">
        <w:rPr>
          <w:noProof/>
          <w:lang w:val="en-US" w:eastAsia="es-MX"/>
        </w:rPr>
        <w:t xml:space="preserve"> (SIM)</w:t>
      </w:r>
      <w:r>
        <w:rPr>
          <w:noProof/>
        </w:rPr>
        <w:tab/>
      </w:r>
      <w:r>
        <w:rPr>
          <w:noProof/>
        </w:rPr>
        <w:fldChar w:fldCharType="begin"/>
      </w:r>
      <w:r>
        <w:rPr>
          <w:noProof/>
        </w:rPr>
        <w:instrText xml:space="preserve"> PAGEREF _Toc132288513 \h </w:instrText>
      </w:r>
      <w:r>
        <w:rPr>
          <w:noProof/>
        </w:rPr>
      </w:r>
      <w:r>
        <w:rPr>
          <w:noProof/>
        </w:rPr>
        <w:fldChar w:fldCharType="separate"/>
      </w:r>
      <w:r>
        <w:rPr>
          <w:noProof/>
        </w:rPr>
        <w:t>14</w:t>
      </w:r>
      <w:r>
        <w:rPr>
          <w:noProof/>
        </w:rPr>
        <w:fldChar w:fldCharType="end"/>
      </w:r>
    </w:p>
    <w:p w14:paraId="5760B1C0" w14:textId="75532419" w:rsidR="00887693" w:rsidRDefault="00887693">
      <w:pPr>
        <w:pStyle w:val="TDC3"/>
        <w:tabs>
          <w:tab w:val="left" w:pos="1100"/>
        </w:tabs>
        <w:rPr>
          <w:rFonts w:asciiTheme="minorHAnsi" w:eastAsiaTheme="minorEastAsia" w:hAnsiTheme="minorHAnsi" w:cstheme="minorBidi"/>
          <w:noProof/>
          <w:lang w:val="es-CL" w:eastAsia="es-CL"/>
        </w:rPr>
      </w:pPr>
      <w:r>
        <w:rPr>
          <w:noProof/>
        </w:rPr>
        <w:t>4.1.1</w:t>
      </w:r>
      <w:r>
        <w:rPr>
          <w:rFonts w:asciiTheme="minorHAnsi" w:eastAsiaTheme="minorEastAsia" w:hAnsiTheme="minorHAnsi" w:cstheme="minorBidi"/>
          <w:noProof/>
          <w:lang w:val="es-CL" w:eastAsia="es-CL"/>
        </w:rPr>
        <w:tab/>
      </w:r>
      <w:r>
        <w:rPr>
          <w:noProof/>
        </w:rPr>
        <w:t>UR-SIM-001</w:t>
      </w:r>
      <w:r>
        <w:rPr>
          <w:noProof/>
        </w:rPr>
        <w:tab/>
      </w:r>
      <w:r>
        <w:rPr>
          <w:noProof/>
        </w:rPr>
        <w:fldChar w:fldCharType="begin"/>
      </w:r>
      <w:r>
        <w:rPr>
          <w:noProof/>
        </w:rPr>
        <w:instrText xml:space="preserve"> PAGEREF _Toc132288514 \h </w:instrText>
      </w:r>
      <w:r>
        <w:rPr>
          <w:noProof/>
        </w:rPr>
      </w:r>
      <w:r>
        <w:rPr>
          <w:noProof/>
        </w:rPr>
        <w:fldChar w:fldCharType="separate"/>
      </w:r>
      <w:r>
        <w:rPr>
          <w:noProof/>
        </w:rPr>
        <w:t>14</w:t>
      </w:r>
      <w:r>
        <w:rPr>
          <w:noProof/>
        </w:rPr>
        <w:fldChar w:fldCharType="end"/>
      </w:r>
    </w:p>
    <w:p w14:paraId="338FFA27" w14:textId="1A16D2B5" w:rsidR="00887693" w:rsidRDefault="00887693">
      <w:pPr>
        <w:pStyle w:val="TDC3"/>
        <w:tabs>
          <w:tab w:val="left" w:pos="1100"/>
        </w:tabs>
        <w:rPr>
          <w:rFonts w:asciiTheme="minorHAnsi" w:eastAsiaTheme="minorEastAsia" w:hAnsiTheme="minorHAnsi" w:cstheme="minorBidi"/>
          <w:noProof/>
          <w:lang w:val="es-CL" w:eastAsia="es-CL"/>
        </w:rPr>
      </w:pPr>
      <w:r>
        <w:rPr>
          <w:noProof/>
        </w:rPr>
        <w:t>4.1.2</w:t>
      </w:r>
      <w:r>
        <w:rPr>
          <w:rFonts w:asciiTheme="minorHAnsi" w:eastAsiaTheme="minorEastAsia" w:hAnsiTheme="minorHAnsi" w:cstheme="minorBidi"/>
          <w:noProof/>
          <w:lang w:val="es-CL" w:eastAsia="es-CL"/>
        </w:rPr>
        <w:tab/>
      </w:r>
      <w:r>
        <w:rPr>
          <w:noProof/>
        </w:rPr>
        <w:t>UR-SIM-002</w:t>
      </w:r>
      <w:r>
        <w:rPr>
          <w:noProof/>
        </w:rPr>
        <w:tab/>
      </w:r>
      <w:r>
        <w:rPr>
          <w:noProof/>
        </w:rPr>
        <w:fldChar w:fldCharType="begin"/>
      </w:r>
      <w:r>
        <w:rPr>
          <w:noProof/>
        </w:rPr>
        <w:instrText xml:space="preserve"> PAGEREF _Toc132288515 \h </w:instrText>
      </w:r>
      <w:r>
        <w:rPr>
          <w:noProof/>
        </w:rPr>
      </w:r>
      <w:r>
        <w:rPr>
          <w:noProof/>
        </w:rPr>
        <w:fldChar w:fldCharType="separate"/>
      </w:r>
      <w:r>
        <w:rPr>
          <w:noProof/>
        </w:rPr>
        <w:t>14</w:t>
      </w:r>
      <w:r>
        <w:rPr>
          <w:noProof/>
        </w:rPr>
        <w:fldChar w:fldCharType="end"/>
      </w:r>
    </w:p>
    <w:p w14:paraId="357C771F" w14:textId="7A2328BC" w:rsidR="00887693" w:rsidRDefault="00887693">
      <w:pPr>
        <w:pStyle w:val="TDC3"/>
        <w:tabs>
          <w:tab w:val="left" w:pos="1100"/>
        </w:tabs>
        <w:rPr>
          <w:rFonts w:asciiTheme="minorHAnsi" w:eastAsiaTheme="minorEastAsia" w:hAnsiTheme="minorHAnsi" w:cstheme="minorBidi"/>
          <w:noProof/>
          <w:lang w:val="es-CL" w:eastAsia="es-CL"/>
        </w:rPr>
      </w:pPr>
      <w:r>
        <w:rPr>
          <w:noProof/>
        </w:rPr>
        <w:t>4.1.3</w:t>
      </w:r>
      <w:r>
        <w:rPr>
          <w:rFonts w:asciiTheme="minorHAnsi" w:eastAsiaTheme="minorEastAsia" w:hAnsiTheme="minorHAnsi" w:cstheme="minorBidi"/>
          <w:noProof/>
          <w:lang w:val="es-CL" w:eastAsia="es-CL"/>
        </w:rPr>
        <w:tab/>
      </w:r>
      <w:r>
        <w:rPr>
          <w:noProof/>
        </w:rPr>
        <w:t>UR-SIM-003</w:t>
      </w:r>
      <w:r>
        <w:rPr>
          <w:noProof/>
        </w:rPr>
        <w:tab/>
      </w:r>
      <w:r>
        <w:rPr>
          <w:noProof/>
        </w:rPr>
        <w:fldChar w:fldCharType="begin"/>
      </w:r>
      <w:r>
        <w:rPr>
          <w:noProof/>
        </w:rPr>
        <w:instrText xml:space="preserve"> PAGEREF _Toc132288516 \h </w:instrText>
      </w:r>
      <w:r>
        <w:rPr>
          <w:noProof/>
        </w:rPr>
      </w:r>
      <w:r>
        <w:rPr>
          <w:noProof/>
        </w:rPr>
        <w:fldChar w:fldCharType="separate"/>
      </w:r>
      <w:r>
        <w:rPr>
          <w:noProof/>
        </w:rPr>
        <w:t>14</w:t>
      </w:r>
      <w:r>
        <w:rPr>
          <w:noProof/>
        </w:rPr>
        <w:fldChar w:fldCharType="end"/>
      </w:r>
    </w:p>
    <w:p w14:paraId="02F2A8A6" w14:textId="6EFF57B9" w:rsidR="00887693" w:rsidRDefault="00887693">
      <w:pPr>
        <w:pStyle w:val="TDC3"/>
        <w:tabs>
          <w:tab w:val="left" w:pos="1100"/>
        </w:tabs>
        <w:rPr>
          <w:rFonts w:asciiTheme="minorHAnsi" w:eastAsiaTheme="minorEastAsia" w:hAnsiTheme="minorHAnsi" w:cstheme="minorBidi"/>
          <w:noProof/>
          <w:lang w:val="es-CL" w:eastAsia="es-CL"/>
        </w:rPr>
      </w:pPr>
      <w:r>
        <w:rPr>
          <w:noProof/>
        </w:rPr>
        <w:t>4.1.4</w:t>
      </w:r>
      <w:r>
        <w:rPr>
          <w:rFonts w:asciiTheme="minorHAnsi" w:eastAsiaTheme="minorEastAsia" w:hAnsiTheme="minorHAnsi" w:cstheme="minorBidi"/>
          <w:noProof/>
          <w:lang w:val="es-CL" w:eastAsia="es-CL"/>
        </w:rPr>
        <w:tab/>
      </w:r>
      <w:r>
        <w:rPr>
          <w:noProof/>
        </w:rPr>
        <w:t>UR-SIM-004</w:t>
      </w:r>
      <w:r>
        <w:rPr>
          <w:noProof/>
        </w:rPr>
        <w:tab/>
      </w:r>
      <w:r>
        <w:rPr>
          <w:noProof/>
        </w:rPr>
        <w:fldChar w:fldCharType="begin"/>
      </w:r>
      <w:r>
        <w:rPr>
          <w:noProof/>
        </w:rPr>
        <w:instrText xml:space="preserve"> PAGEREF _Toc132288517 \h </w:instrText>
      </w:r>
      <w:r>
        <w:rPr>
          <w:noProof/>
        </w:rPr>
      </w:r>
      <w:r>
        <w:rPr>
          <w:noProof/>
        </w:rPr>
        <w:fldChar w:fldCharType="separate"/>
      </w:r>
      <w:r>
        <w:rPr>
          <w:noProof/>
        </w:rPr>
        <w:t>14</w:t>
      </w:r>
      <w:r>
        <w:rPr>
          <w:noProof/>
        </w:rPr>
        <w:fldChar w:fldCharType="end"/>
      </w:r>
    </w:p>
    <w:p w14:paraId="323C8740" w14:textId="15BDB837" w:rsidR="00887693" w:rsidRDefault="00887693">
      <w:pPr>
        <w:pStyle w:val="TDC3"/>
        <w:tabs>
          <w:tab w:val="left" w:pos="1100"/>
        </w:tabs>
        <w:rPr>
          <w:rFonts w:asciiTheme="minorHAnsi" w:eastAsiaTheme="minorEastAsia" w:hAnsiTheme="minorHAnsi" w:cstheme="minorBidi"/>
          <w:noProof/>
          <w:lang w:val="es-CL" w:eastAsia="es-CL"/>
        </w:rPr>
      </w:pPr>
      <w:r>
        <w:rPr>
          <w:noProof/>
        </w:rPr>
        <w:t>4.1.5</w:t>
      </w:r>
      <w:r>
        <w:rPr>
          <w:rFonts w:asciiTheme="minorHAnsi" w:eastAsiaTheme="minorEastAsia" w:hAnsiTheme="minorHAnsi" w:cstheme="minorBidi"/>
          <w:noProof/>
          <w:lang w:val="es-CL" w:eastAsia="es-CL"/>
        </w:rPr>
        <w:tab/>
      </w:r>
      <w:r>
        <w:rPr>
          <w:noProof/>
        </w:rPr>
        <w:t>UR-SIM-005</w:t>
      </w:r>
      <w:r>
        <w:rPr>
          <w:noProof/>
        </w:rPr>
        <w:tab/>
      </w:r>
      <w:r>
        <w:rPr>
          <w:noProof/>
        </w:rPr>
        <w:fldChar w:fldCharType="begin"/>
      </w:r>
      <w:r>
        <w:rPr>
          <w:noProof/>
        </w:rPr>
        <w:instrText xml:space="preserve"> PAGEREF _Toc132288518 \h </w:instrText>
      </w:r>
      <w:r>
        <w:rPr>
          <w:noProof/>
        </w:rPr>
      </w:r>
      <w:r>
        <w:rPr>
          <w:noProof/>
        </w:rPr>
        <w:fldChar w:fldCharType="separate"/>
      </w:r>
      <w:r>
        <w:rPr>
          <w:noProof/>
        </w:rPr>
        <w:t>14</w:t>
      </w:r>
      <w:r>
        <w:rPr>
          <w:noProof/>
        </w:rPr>
        <w:fldChar w:fldCharType="end"/>
      </w:r>
    </w:p>
    <w:p w14:paraId="571D7CC4" w14:textId="03E64DE0" w:rsidR="00887693" w:rsidRDefault="00887693">
      <w:pPr>
        <w:pStyle w:val="TDC3"/>
        <w:tabs>
          <w:tab w:val="left" w:pos="1100"/>
        </w:tabs>
        <w:rPr>
          <w:rFonts w:asciiTheme="minorHAnsi" w:eastAsiaTheme="minorEastAsia" w:hAnsiTheme="minorHAnsi" w:cstheme="minorBidi"/>
          <w:noProof/>
          <w:lang w:val="es-CL" w:eastAsia="es-CL"/>
        </w:rPr>
      </w:pPr>
      <w:r>
        <w:rPr>
          <w:noProof/>
        </w:rPr>
        <w:t>4.1.6</w:t>
      </w:r>
      <w:r>
        <w:rPr>
          <w:rFonts w:asciiTheme="minorHAnsi" w:eastAsiaTheme="minorEastAsia" w:hAnsiTheme="minorHAnsi" w:cstheme="minorBidi"/>
          <w:noProof/>
          <w:lang w:val="es-CL" w:eastAsia="es-CL"/>
        </w:rPr>
        <w:tab/>
      </w:r>
      <w:r>
        <w:rPr>
          <w:noProof/>
        </w:rPr>
        <w:t>UR-SIM-006</w:t>
      </w:r>
      <w:r>
        <w:rPr>
          <w:noProof/>
        </w:rPr>
        <w:tab/>
      </w:r>
      <w:r>
        <w:rPr>
          <w:noProof/>
        </w:rPr>
        <w:fldChar w:fldCharType="begin"/>
      </w:r>
      <w:r>
        <w:rPr>
          <w:noProof/>
        </w:rPr>
        <w:instrText xml:space="preserve"> PAGEREF _Toc132288519 \h </w:instrText>
      </w:r>
      <w:r>
        <w:rPr>
          <w:noProof/>
        </w:rPr>
      </w:r>
      <w:r>
        <w:rPr>
          <w:noProof/>
        </w:rPr>
        <w:fldChar w:fldCharType="separate"/>
      </w:r>
      <w:r>
        <w:rPr>
          <w:noProof/>
        </w:rPr>
        <w:t>14</w:t>
      </w:r>
      <w:r>
        <w:rPr>
          <w:noProof/>
        </w:rPr>
        <w:fldChar w:fldCharType="end"/>
      </w:r>
    </w:p>
    <w:p w14:paraId="214845DE" w14:textId="1859CB84" w:rsidR="00887693" w:rsidRDefault="00887693">
      <w:pPr>
        <w:pStyle w:val="TDC3"/>
        <w:tabs>
          <w:tab w:val="left" w:pos="1100"/>
        </w:tabs>
        <w:rPr>
          <w:rFonts w:asciiTheme="minorHAnsi" w:eastAsiaTheme="minorEastAsia" w:hAnsiTheme="minorHAnsi" w:cstheme="minorBidi"/>
          <w:noProof/>
          <w:lang w:val="es-CL" w:eastAsia="es-CL"/>
        </w:rPr>
      </w:pPr>
      <w:r>
        <w:rPr>
          <w:noProof/>
        </w:rPr>
        <w:t>4.1.7</w:t>
      </w:r>
      <w:r>
        <w:rPr>
          <w:rFonts w:asciiTheme="minorHAnsi" w:eastAsiaTheme="minorEastAsia" w:hAnsiTheme="minorHAnsi" w:cstheme="minorBidi"/>
          <w:noProof/>
          <w:lang w:val="es-CL" w:eastAsia="es-CL"/>
        </w:rPr>
        <w:tab/>
      </w:r>
      <w:r>
        <w:rPr>
          <w:noProof/>
        </w:rPr>
        <w:t>UR-SIM-007</w:t>
      </w:r>
      <w:r>
        <w:rPr>
          <w:noProof/>
        </w:rPr>
        <w:tab/>
      </w:r>
      <w:r>
        <w:rPr>
          <w:noProof/>
        </w:rPr>
        <w:fldChar w:fldCharType="begin"/>
      </w:r>
      <w:r>
        <w:rPr>
          <w:noProof/>
        </w:rPr>
        <w:instrText xml:space="preserve"> PAGEREF _Toc132288520 \h </w:instrText>
      </w:r>
      <w:r>
        <w:rPr>
          <w:noProof/>
        </w:rPr>
      </w:r>
      <w:r>
        <w:rPr>
          <w:noProof/>
        </w:rPr>
        <w:fldChar w:fldCharType="separate"/>
      </w:r>
      <w:r>
        <w:rPr>
          <w:noProof/>
        </w:rPr>
        <w:t>15</w:t>
      </w:r>
      <w:r>
        <w:rPr>
          <w:noProof/>
        </w:rPr>
        <w:fldChar w:fldCharType="end"/>
      </w:r>
    </w:p>
    <w:p w14:paraId="6CAD273E" w14:textId="51B46C8A" w:rsidR="00887693" w:rsidRDefault="00887693">
      <w:pPr>
        <w:pStyle w:val="TDC3"/>
        <w:tabs>
          <w:tab w:val="left" w:pos="1100"/>
        </w:tabs>
        <w:rPr>
          <w:rFonts w:asciiTheme="minorHAnsi" w:eastAsiaTheme="minorEastAsia" w:hAnsiTheme="minorHAnsi" w:cstheme="minorBidi"/>
          <w:noProof/>
          <w:lang w:val="es-CL" w:eastAsia="es-CL"/>
        </w:rPr>
      </w:pPr>
      <w:r>
        <w:rPr>
          <w:noProof/>
        </w:rPr>
        <w:t>4.1.8</w:t>
      </w:r>
      <w:r>
        <w:rPr>
          <w:rFonts w:asciiTheme="minorHAnsi" w:eastAsiaTheme="minorEastAsia" w:hAnsiTheme="minorHAnsi" w:cstheme="minorBidi"/>
          <w:noProof/>
          <w:lang w:val="es-CL" w:eastAsia="es-CL"/>
        </w:rPr>
        <w:tab/>
      </w:r>
      <w:r>
        <w:rPr>
          <w:noProof/>
        </w:rPr>
        <w:t>UR-SIM-008</w:t>
      </w:r>
      <w:r>
        <w:rPr>
          <w:noProof/>
        </w:rPr>
        <w:tab/>
      </w:r>
      <w:r>
        <w:rPr>
          <w:noProof/>
        </w:rPr>
        <w:fldChar w:fldCharType="begin"/>
      </w:r>
      <w:r>
        <w:rPr>
          <w:noProof/>
        </w:rPr>
        <w:instrText xml:space="preserve"> PAGEREF _Toc132288521 \h </w:instrText>
      </w:r>
      <w:r>
        <w:rPr>
          <w:noProof/>
        </w:rPr>
      </w:r>
      <w:r>
        <w:rPr>
          <w:noProof/>
        </w:rPr>
        <w:fldChar w:fldCharType="separate"/>
      </w:r>
      <w:r>
        <w:rPr>
          <w:noProof/>
        </w:rPr>
        <w:t>15</w:t>
      </w:r>
      <w:r>
        <w:rPr>
          <w:noProof/>
        </w:rPr>
        <w:fldChar w:fldCharType="end"/>
      </w:r>
    </w:p>
    <w:p w14:paraId="49C76E4F" w14:textId="1DB911D2" w:rsidR="00887693" w:rsidRDefault="00887693">
      <w:pPr>
        <w:pStyle w:val="TDC3"/>
        <w:tabs>
          <w:tab w:val="left" w:pos="1100"/>
        </w:tabs>
        <w:rPr>
          <w:rFonts w:asciiTheme="minorHAnsi" w:eastAsiaTheme="minorEastAsia" w:hAnsiTheme="minorHAnsi" w:cstheme="minorBidi"/>
          <w:noProof/>
          <w:lang w:val="es-CL" w:eastAsia="es-CL"/>
        </w:rPr>
      </w:pPr>
      <w:r>
        <w:rPr>
          <w:noProof/>
        </w:rPr>
        <w:t>4.1.9</w:t>
      </w:r>
      <w:r>
        <w:rPr>
          <w:rFonts w:asciiTheme="minorHAnsi" w:eastAsiaTheme="minorEastAsia" w:hAnsiTheme="minorHAnsi" w:cstheme="minorBidi"/>
          <w:noProof/>
          <w:lang w:val="es-CL" w:eastAsia="es-CL"/>
        </w:rPr>
        <w:tab/>
      </w:r>
      <w:r>
        <w:rPr>
          <w:noProof/>
        </w:rPr>
        <w:t>UR-SIM-009</w:t>
      </w:r>
      <w:r>
        <w:rPr>
          <w:noProof/>
        </w:rPr>
        <w:tab/>
      </w:r>
      <w:r>
        <w:rPr>
          <w:noProof/>
        </w:rPr>
        <w:fldChar w:fldCharType="begin"/>
      </w:r>
      <w:r>
        <w:rPr>
          <w:noProof/>
        </w:rPr>
        <w:instrText xml:space="preserve"> PAGEREF _Toc132288522 \h </w:instrText>
      </w:r>
      <w:r>
        <w:rPr>
          <w:noProof/>
        </w:rPr>
      </w:r>
      <w:r>
        <w:rPr>
          <w:noProof/>
        </w:rPr>
        <w:fldChar w:fldCharType="separate"/>
      </w:r>
      <w:r>
        <w:rPr>
          <w:noProof/>
        </w:rPr>
        <w:t>15</w:t>
      </w:r>
      <w:r>
        <w:rPr>
          <w:noProof/>
        </w:rPr>
        <w:fldChar w:fldCharType="end"/>
      </w:r>
    </w:p>
    <w:p w14:paraId="02DF9F0D" w14:textId="65D5ECE9" w:rsidR="00887693" w:rsidRDefault="00887693">
      <w:pPr>
        <w:pStyle w:val="TDC3"/>
        <w:tabs>
          <w:tab w:val="left" w:pos="1100"/>
        </w:tabs>
        <w:rPr>
          <w:rFonts w:asciiTheme="minorHAnsi" w:eastAsiaTheme="minorEastAsia" w:hAnsiTheme="minorHAnsi" w:cstheme="minorBidi"/>
          <w:noProof/>
          <w:lang w:val="es-CL" w:eastAsia="es-CL"/>
        </w:rPr>
      </w:pPr>
      <w:r>
        <w:rPr>
          <w:noProof/>
        </w:rPr>
        <w:t>4.1.10</w:t>
      </w:r>
      <w:r>
        <w:rPr>
          <w:rFonts w:asciiTheme="minorHAnsi" w:eastAsiaTheme="minorEastAsia" w:hAnsiTheme="minorHAnsi" w:cstheme="minorBidi"/>
          <w:noProof/>
          <w:lang w:val="es-CL" w:eastAsia="es-CL"/>
        </w:rPr>
        <w:tab/>
      </w:r>
      <w:r>
        <w:rPr>
          <w:noProof/>
        </w:rPr>
        <w:t>UR-SIM-010</w:t>
      </w:r>
      <w:r>
        <w:rPr>
          <w:noProof/>
        </w:rPr>
        <w:tab/>
      </w:r>
      <w:r>
        <w:rPr>
          <w:noProof/>
        </w:rPr>
        <w:fldChar w:fldCharType="begin"/>
      </w:r>
      <w:r>
        <w:rPr>
          <w:noProof/>
        </w:rPr>
        <w:instrText xml:space="preserve"> PAGEREF _Toc132288523 \h </w:instrText>
      </w:r>
      <w:r>
        <w:rPr>
          <w:noProof/>
        </w:rPr>
      </w:r>
      <w:r>
        <w:rPr>
          <w:noProof/>
        </w:rPr>
        <w:fldChar w:fldCharType="separate"/>
      </w:r>
      <w:r>
        <w:rPr>
          <w:noProof/>
        </w:rPr>
        <w:t>15</w:t>
      </w:r>
      <w:r>
        <w:rPr>
          <w:noProof/>
        </w:rPr>
        <w:fldChar w:fldCharType="end"/>
      </w:r>
    </w:p>
    <w:p w14:paraId="57E55ABC" w14:textId="146AF7E5" w:rsidR="00887693" w:rsidRDefault="00887693">
      <w:pPr>
        <w:pStyle w:val="TDC3"/>
        <w:tabs>
          <w:tab w:val="left" w:pos="1100"/>
        </w:tabs>
        <w:rPr>
          <w:rFonts w:asciiTheme="minorHAnsi" w:eastAsiaTheme="minorEastAsia" w:hAnsiTheme="minorHAnsi" w:cstheme="minorBidi"/>
          <w:noProof/>
          <w:lang w:val="es-CL" w:eastAsia="es-CL"/>
        </w:rPr>
      </w:pPr>
      <w:r>
        <w:rPr>
          <w:noProof/>
        </w:rPr>
        <w:t>4.1.11</w:t>
      </w:r>
      <w:r>
        <w:rPr>
          <w:rFonts w:asciiTheme="minorHAnsi" w:eastAsiaTheme="minorEastAsia" w:hAnsiTheme="minorHAnsi" w:cstheme="minorBidi"/>
          <w:noProof/>
          <w:lang w:val="es-CL" w:eastAsia="es-CL"/>
        </w:rPr>
        <w:tab/>
      </w:r>
      <w:r>
        <w:rPr>
          <w:noProof/>
        </w:rPr>
        <w:t>UR-SIM-011</w:t>
      </w:r>
      <w:r>
        <w:rPr>
          <w:noProof/>
        </w:rPr>
        <w:tab/>
      </w:r>
      <w:r>
        <w:rPr>
          <w:noProof/>
        </w:rPr>
        <w:fldChar w:fldCharType="begin"/>
      </w:r>
      <w:r>
        <w:rPr>
          <w:noProof/>
        </w:rPr>
        <w:instrText xml:space="preserve"> PAGEREF _Toc132288524 \h </w:instrText>
      </w:r>
      <w:r>
        <w:rPr>
          <w:noProof/>
        </w:rPr>
      </w:r>
      <w:r>
        <w:rPr>
          <w:noProof/>
        </w:rPr>
        <w:fldChar w:fldCharType="separate"/>
      </w:r>
      <w:r>
        <w:rPr>
          <w:noProof/>
        </w:rPr>
        <w:t>15</w:t>
      </w:r>
      <w:r>
        <w:rPr>
          <w:noProof/>
        </w:rPr>
        <w:fldChar w:fldCharType="end"/>
      </w:r>
    </w:p>
    <w:p w14:paraId="14D6D42A" w14:textId="69F7205F" w:rsidR="00887693" w:rsidRDefault="00887693">
      <w:pPr>
        <w:pStyle w:val="TDC3"/>
        <w:tabs>
          <w:tab w:val="left" w:pos="1100"/>
        </w:tabs>
        <w:rPr>
          <w:rFonts w:asciiTheme="minorHAnsi" w:eastAsiaTheme="minorEastAsia" w:hAnsiTheme="minorHAnsi" w:cstheme="minorBidi"/>
          <w:noProof/>
          <w:lang w:val="es-CL" w:eastAsia="es-CL"/>
        </w:rPr>
      </w:pPr>
      <w:r>
        <w:rPr>
          <w:noProof/>
        </w:rPr>
        <w:t>4.1.12</w:t>
      </w:r>
      <w:r>
        <w:rPr>
          <w:rFonts w:asciiTheme="minorHAnsi" w:eastAsiaTheme="minorEastAsia" w:hAnsiTheme="minorHAnsi" w:cstheme="minorBidi"/>
          <w:noProof/>
          <w:lang w:val="es-CL" w:eastAsia="es-CL"/>
        </w:rPr>
        <w:tab/>
      </w:r>
      <w:r>
        <w:rPr>
          <w:noProof/>
        </w:rPr>
        <w:t>UR-SIM-012</w:t>
      </w:r>
      <w:r>
        <w:rPr>
          <w:noProof/>
        </w:rPr>
        <w:tab/>
      </w:r>
      <w:r>
        <w:rPr>
          <w:noProof/>
        </w:rPr>
        <w:fldChar w:fldCharType="begin"/>
      </w:r>
      <w:r>
        <w:rPr>
          <w:noProof/>
        </w:rPr>
        <w:instrText xml:space="preserve"> PAGEREF _Toc132288525 \h </w:instrText>
      </w:r>
      <w:r>
        <w:rPr>
          <w:noProof/>
        </w:rPr>
      </w:r>
      <w:r>
        <w:rPr>
          <w:noProof/>
        </w:rPr>
        <w:fldChar w:fldCharType="separate"/>
      </w:r>
      <w:r>
        <w:rPr>
          <w:noProof/>
        </w:rPr>
        <w:t>15</w:t>
      </w:r>
      <w:r>
        <w:rPr>
          <w:noProof/>
        </w:rPr>
        <w:fldChar w:fldCharType="end"/>
      </w:r>
    </w:p>
    <w:p w14:paraId="10960F06" w14:textId="0E9A42B0" w:rsidR="00887693" w:rsidRDefault="00887693">
      <w:pPr>
        <w:pStyle w:val="TDC3"/>
        <w:tabs>
          <w:tab w:val="left" w:pos="1100"/>
        </w:tabs>
        <w:rPr>
          <w:rFonts w:asciiTheme="minorHAnsi" w:eastAsiaTheme="minorEastAsia" w:hAnsiTheme="minorHAnsi" w:cstheme="minorBidi"/>
          <w:noProof/>
          <w:lang w:val="es-CL" w:eastAsia="es-CL"/>
        </w:rPr>
      </w:pPr>
      <w:r>
        <w:rPr>
          <w:noProof/>
        </w:rPr>
        <w:t>4.1.13</w:t>
      </w:r>
      <w:r>
        <w:rPr>
          <w:rFonts w:asciiTheme="minorHAnsi" w:eastAsiaTheme="minorEastAsia" w:hAnsiTheme="minorHAnsi" w:cstheme="minorBidi"/>
          <w:noProof/>
          <w:lang w:val="es-CL" w:eastAsia="es-CL"/>
        </w:rPr>
        <w:tab/>
      </w:r>
      <w:r>
        <w:rPr>
          <w:noProof/>
        </w:rPr>
        <w:t>UR-SIM-013</w:t>
      </w:r>
      <w:r>
        <w:rPr>
          <w:noProof/>
        </w:rPr>
        <w:tab/>
      </w:r>
      <w:r>
        <w:rPr>
          <w:noProof/>
        </w:rPr>
        <w:fldChar w:fldCharType="begin"/>
      </w:r>
      <w:r>
        <w:rPr>
          <w:noProof/>
        </w:rPr>
        <w:instrText xml:space="preserve"> PAGEREF _Toc132288526 \h </w:instrText>
      </w:r>
      <w:r>
        <w:rPr>
          <w:noProof/>
        </w:rPr>
      </w:r>
      <w:r>
        <w:rPr>
          <w:noProof/>
        </w:rPr>
        <w:fldChar w:fldCharType="separate"/>
      </w:r>
      <w:r>
        <w:rPr>
          <w:noProof/>
        </w:rPr>
        <w:t>15</w:t>
      </w:r>
      <w:r>
        <w:rPr>
          <w:noProof/>
        </w:rPr>
        <w:fldChar w:fldCharType="end"/>
      </w:r>
    </w:p>
    <w:p w14:paraId="67CB22C2" w14:textId="37DFC5AD" w:rsidR="00887693" w:rsidRDefault="00887693">
      <w:pPr>
        <w:pStyle w:val="TDC3"/>
        <w:tabs>
          <w:tab w:val="left" w:pos="1100"/>
        </w:tabs>
        <w:rPr>
          <w:rFonts w:asciiTheme="minorHAnsi" w:eastAsiaTheme="minorEastAsia" w:hAnsiTheme="minorHAnsi" w:cstheme="minorBidi"/>
          <w:noProof/>
          <w:lang w:val="es-CL" w:eastAsia="es-CL"/>
        </w:rPr>
      </w:pPr>
      <w:r>
        <w:rPr>
          <w:noProof/>
        </w:rPr>
        <w:t>4.1.14</w:t>
      </w:r>
      <w:r>
        <w:rPr>
          <w:rFonts w:asciiTheme="minorHAnsi" w:eastAsiaTheme="minorEastAsia" w:hAnsiTheme="minorHAnsi" w:cstheme="minorBidi"/>
          <w:noProof/>
          <w:lang w:val="es-CL" w:eastAsia="es-CL"/>
        </w:rPr>
        <w:tab/>
      </w:r>
      <w:r>
        <w:rPr>
          <w:noProof/>
        </w:rPr>
        <w:t>UR-SIM-014</w:t>
      </w:r>
      <w:r>
        <w:rPr>
          <w:noProof/>
        </w:rPr>
        <w:tab/>
      </w:r>
      <w:r>
        <w:rPr>
          <w:noProof/>
        </w:rPr>
        <w:fldChar w:fldCharType="begin"/>
      </w:r>
      <w:r>
        <w:rPr>
          <w:noProof/>
        </w:rPr>
        <w:instrText xml:space="preserve"> PAGEREF _Toc132288527 \h </w:instrText>
      </w:r>
      <w:r>
        <w:rPr>
          <w:noProof/>
        </w:rPr>
      </w:r>
      <w:r>
        <w:rPr>
          <w:noProof/>
        </w:rPr>
        <w:fldChar w:fldCharType="separate"/>
      </w:r>
      <w:r>
        <w:rPr>
          <w:noProof/>
        </w:rPr>
        <w:t>15</w:t>
      </w:r>
      <w:r>
        <w:rPr>
          <w:noProof/>
        </w:rPr>
        <w:fldChar w:fldCharType="end"/>
      </w:r>
    </w:p>
    <w:p w14:paraId="7701548D" w14:textId="559729E5" w:rsidR="00887693" w:rsidRDefault="00887693">
      <w:pPr>
        <w:pStyle w:val="TDC3"/>
        <w:tabs>
          <w:tab w:val="left" w:pos="1100"/>
        </w:tabs>
        <w:rPr>
          <w:rFonts w:asciiTheme="minorHAnsi" w:eastAsiaTheme="minorEastAsia" w:hAnsiTheme="minorHAnsi" w:cstheme="minorBidi"/>
          <w:noProof/>
          <w:lang w:val="es-CL" w:eastAsia="es-CL"/>
        </w:rPr>
      </w:pPr>
      <w:r>
        <w:rPr>
          <w:noProof/>
        </w:rPr>
        <w:t>4.1.15</w:t>
      </w:r>
      <w:r>
        <w:rPr>
          <w:rFonts w:asciiTheme="minorHAnsi" w:eastAsiaTheme="minorEastAsia" w:hAnsiTheme="minorHAnsi" w:cstheme="minorBidi"/>
          <w:noProof/>
          <w:lang w:val="es-CL" w:eastAsia="es-CL"/>
        </w:rPr>
        <w:tab/>
      </w:r>
      <w:r>
        <w:rPr>
          <w:noProof/>
        </w:rPr>
        <w:t>UR-SIM-015</w:t>
      </w:r>
      <w:r>
        <w:rPr>
          <w:noProof/>
        </w:rPr>
        <w:tab/>
      </w:r>
      <w:r>
        <w:rPr>
          <w:noProof/>
        </w:rPr>
        <w:fldChar w:fldCharType="begin"/>
      </w:r>
      <w:r>
        <w:rPr>
          <w:noProof/>
        </w:rPr>
        <w:instrText xml:space="preserve"> PAGEREF _Toc132288528 \h </w:instrText>
      </w:r>
      <w:r>
        <w:rPr>
          <w:noProof/>
        </w:rPr>
      </w:r>
      <w:r>
        <w:rPr>
          <w:noProof/>
        </w:rPr>
        <w:fldChar w:fldCharType="separate"/>
      </w:r>
      <w:r>
        <w:rPr>
          <w:noProof/>
        </w:rPr>
        <w:t>16</w:t>
      </w:r>
      <w:r>
        <w:rPr>
          <w:noProof/>
        </w:rPr>
        <w:fldChar w:fldCharType="end"/>
      </w:r>
    </w:p>
    <w:p w14:paraId="09158A88" w14:textId="2CA06957" w:rsidR="00887693" w:rsidRDefault="00887693">
      <w:pPr>
        <w:pStyle w:val="TDC3"/>
        <w:tabs>
          <w:tab w:val="left" w:pos="1100"/>
        </w:tabs>
        <w:rPr>
          <w:rFonts w:asciiTheme="minorHAnsi" w:eastAsiaTheme="minorEastAsia" w:hAnsiTheme="minorHAnsi" w:cstheme="minorBidi"/>
          <w:noProof/>
          <w:lang w:val="es-CL" w:eastAsia="es-CL"/>
        </w:rPr>
      </w:pPr>
      <w:r>
        <w:rPr>
          <w:noProof/>
        </w:rPr>
        <w:t>4.1.16</w:t>
      </w:r>
      <w:r>
        <w:rPr>
          <w:rFonts w:asciiTheme="minorHAnsi" w:eastAsiaTheme="minorEastAsia" w:hAnsiTheme="minorHAnsi" w:cstheme="minorBidi"/>
          <w:noProof/>
          <w:lang w:val="es-CL" w:eastAsia="es-CL"/>
        </w:rPr>
        <w:tab/>
      </w:r>
      <w:r>
        <w:rPr>
          <w:noProof/>
        </w:rPr>
        <w:t>UR-SIM-016</w:t>
      </w:r>
      <w:r>
        <w:rPr>
          <w:noProof/>
        </w:rPr>
        <w:tab/>
      </w:r>
      <w:r>
        <w:rPr>
          <w:noProof/>
        </w:rPr>
        <w:fldChar w:fldCharType="begin"/>
      </w:r>
      <w:r>
        <w:rPr>
          <w:noProof/>
        </w:rPr>
        <w:instrText xml:space="preserve"> PAGEREF _Toc132288529 \h </w:instrText>
      </w:r>
      <w:r>
        <w:rPr>
          <w:noProof/>
        </w:rPr>
      </w:r>
      <w:r>
        <w:rPr>
          <w:noProof/>
        </w:rPr>
        <w:fldChar w:fldCharType="separate"/>
      </w:r>
      <w:r>
        <w:rPr>
          <w:noProof/>
        </w:rPr>
        <w:t>16</w:t>
      </w:r>
      <w:r>
        <w:rPr>
          <w:noProof/>
        </w:rPr>
        <w:fldChar w:fldCharType="end"/>
      </w:r>
    </w:p>
    <w:p w14:paraId="1A7026B3" w14:textId="3961BA30" w:rsidR="00887693" w:rsidRDefault="00887693">
      <w:pPr>
        <w:pStyle w:val="TDC3"/>
        <w:tabs>
          <w:tab w:val="left" w:pos="1100"/>
        </w:tabs>
        <w:rPr>
          <w:rFonts w:asciiTheme="minorHAnsi" w:eastAsiaTheme="minorEastAsia" w:hAnsiTheme="minorHAnsi" w:cstheme="minorBidi"/>
          <w:noProof/>
          <w:lang w:val="es-CL" w:eastAsia="es-CL"/>
        </w:rPr>
      </w:pPr>
      <w:r>
        <w:rPr>
          <w:noProof/>
        </w:rPr>
        <w:t>4.1.17</w:t>
      </w:r>
      <w:r>
        <w:rPr>
          <w:rFonts w:asciiTheme="minorHAnsi" w:eastAsiaTheme="minorEastAsia" w:hAnsiTheme="minorHAnsi" w:cstheme="minorBidi"/>
          <w:noProof/>
          <w:lang w:val="es-CL" w:eastAsia="es-CL"/>
        </w:rPr>
        <w:tab/>
      </w:r>
      <w:r>
        <w:rPr>
          <w:noProof/>
        </w:rPr>
        <w:t>UR-SIM-017</w:t>
      </w:r>
      <w:r>
        <w:rPr>
          <w:noProof/>
        </w:rPr>
        <w:tab/>
      </w:r>
      <w:r>
        <w:rPr>
          <w:noProof/>
        </w:rPr>
        <w:fldChar w:fldCharType="begin"/>
      </w:r>
      <w:r>
        <w:rPr>
          <w:noProof/>
        </w:rPr>
        <w:instrText xml:space="preserve"> PAGEREF _Toc132288530 \h </w:instrText>
      </w:r>
      <w:r>
        <w:rPr>
          <w:noProof/>
        </w:rPr>
      </w:r>
      <w:r>
        <w:rPr>
          <w:noProof/>
        </w:rPr>
        <w:fldChar w:fldCharType="separate"/>
      </w:r>
      <w:r>
        <w:rPr>
          <w:noProof/>
        </w:rPr>
        <w:t>16</w:t>
      </w:r>
      <w:r>
        <w:rPr>
          <w:noProof/>
        </w:rPr>
        <w:fldChar w:fldCharType="end"/>
      </w:r>
    </w:p>
    <w:p w14:paraId="5B8969B5" w14:textId="008BD0B4" w:rsidR="00887693" w:rsidRDefault="00887693">
      <w:pPr>
        <w:pStyle w:val="TDC2"/>
        <w:tabs>
          <w:tab w:val="left" w:pos="660"/>
        </w:tabs>
        <w:rPr>
          <w:rFonts w:asciiTheme="minorHAnsi" w:eastAsiaTheme="minorEastAsia" w:hAnsiTheme="minorHAnsi" w:cstheme="minorBidi"/>
          <w:noProof/>
          <w:lang w:val="es-CL" w:eastAsia="es-CL"/>
        </w:rPr>
      </w:pPr>
      <w:r>
        <w:rPr>
          <w:noProof/>
        </w:rPr>
        <w:t>4.2</w:t>
      </w:r>
      <w:r>
        <w:rPr>
          <w:rFonts w:asciiTheme="minorHAnsi" w:eastAsiaTheme="minorEastAsia" w:hAnsiTheme="minorHAnsi" w:cstheme="minorBidi"/>
          <w:noProof/>
          <w:lang w:val="es-CL" w:eastAsia="es-CL"/>
        </w:rPr>
        <w:tab/>
      </w:r>
      <w:r>
        <w:rPr>
          <w:noProof/>
        </w:rPr>
        <w:t>Sistema Planificación de Misión (MPS)</w:t>
      </w:r>
      <w:r>
        <w:rPr>
          <w:noProof/>
        </w:rPr>
        <w:tab/>
      </w:r>
      <w:r>
        <w:rPr>
          <w:noProof/>
        </w:rPr>
        <w:fldChar w:fldCharType="begin"/>
      </w:r>
      <w:r>
        <w:rPr>
          <w:noProof/>
        </w:rPr>
        <w:instrText xml:space="preserve"> PAGEREF _Toc132288531 \h </w:instrText>
      </w:r>
      <w:r>
        <w:rPr>
          <w:noProof/>
        </w:rPr>
      </w:r>
      <w:r>
        <w:rPr>
          <w:noProof/>
        </w:rPr>
        <w:fldChar w:fldCharType="separate"/>
      </w:r>
      <w:r>
        <w:rPr>
          <w:noProof/>
        </w:rPr>
        <w:t>17</w:t>
      </w:r>
      <w:r>
        <w:rPr>
          <w:noProof/>
        </w:rPr>
        <w:fldChar w:fldCharType="end"/>
      </w:r>
    </w:p>
    <w:p w14:paraId="41A925F0" w14:textId="0B30C78A" w:rsidR="00887693" w:rsidRDefault="00887693">
      <w:pPr>
        <w:pStyle w:val="TDC3"/>
        <w:tabs>
          <w:tab w:val="left" w:pos="1100"/>
        </w:tabs>
        <w:rPr>
          <w:rFonts w:asciiTheme="minorHAnsi" w:eastAsiaTheme="minorEastAsia" w:hAnsiTheme="minorHAnsi" w:cstheme="minorBidi"/>
          <w:noProof/>
          <w:lang w:val="es-CL" w:eastAsia="es-CL"/>
        </w:rPr>
      </w:pPr>
      <w:r>
        <w:rPr>
          <w:noProof/>
        </w:rPr>
        <w:t>4.2.1</w:t>
      </w:r>
      <w:r>
        <w:rPr>
          <w:rFonts w:asciiTheme="minorHAnsi" w:eastAsiaTheme="minorEastAsia" w:hAnsiTheme="minorHAnsi" w:cstheme="minorBidi"/>
          <w:noProof/>
          <w:lang w:val="es-CL" w:eastAsia="es-CL"/>
        </w:rPr>
        <w:tab/>
      </w:r>
      <w:r>
        <w:rPr>
          <w:noProof/>
        </w:rPr>
        <w:t>UR-MPS-001</w:t>
      </w:r>
      <w:r>
        <w:rPr>
          <w:noProof/>
        </w:rPr>
        <w:tab/>
      </w:r>
      <w:r>
        <w:rPr>
          <w:noProof/>
        </w:rPr>
        <w:fldChar w:fldCharType="begin"/>
      </w:r>
      <w:r>
        <w:rPr>
          <w:noProof/>
        </w:rPr>
        <w:instrText xml:space="preserve"> PAGEREF _Toc132288532 \h </w:instrText>
      </w:r>
      <w:r>
        <w:rPr>
          <w:noProof/>
        </w:rPr>
      </w:r>
      <w:r>
        <w:rPr>
          <w:noProof/>
        </w:rPr>
        <w:fldChar w:fldCharType="separate"/>
      </w:r>
      <w:r>
        <w:rPr>
          <w:noProof/>
        </w:rPr>
        <w:t>17</w:t>
      </w:r>
      <w:r>
        <w:rPr>
          <w:noProof/>
        </w:rPr>
        <w:fldChar w:fldCharType="end"/>
      </w:r>
    </w:p>
    <w:p w14:paraId="11213238" w14:textId="097C4232" w:rsidR="00887693" w:rsidRDefault="00887693">
      <w:pPr>
        <w:pStyle w:val="TDC3"/>
        <w:tabs>
          <w:tab w:val="left" w:pos="1100"/>
        </w:tabs>
        <w:rPr>
          <w:rFonts w:asciiTheme="minorHAnsi" w:eastAsiaTheme="minorEastAsia" w:hAnsiTheme="minorHAnsi" w:cstheme="minorBidi"/>
          <w:noProof/>
          <w:lang w:val="es-CL" w:eastAsia="es-CL"/>
        </w:rPr>
      </w:pPr>
      <w:r>
        <w:rPr>
          <w:noProof/>
        </w:rPr>
        <w:t>4.2.2</w:t>
      </w:r>
      <w:r>
        <w:rPr>
          <w:rFonts w:asciiTheme="minorHAnsi" w:eastAsiaTheme="minorEastAsia" w:hAnsiTheme="minorHAnsi" w:cstheme="minorBidi"/>
          <w:noProof/>
          <w:lang w:val="es-CL" w:eastAsia="es-CL"/>
        </w:rPr>
        <w:tab/>
      </w:r>
      <w:r>
        <w:rPr>
          <w:noProof/>
        </w:rPr>
        <w:t>UR-MPS-002</w:t>
      </w:r>
      <w:r>
        <w:rPr>
          <w:noProof/>
        </w:rPr>
        <w:tab/>
      </w:r>
      <w:r>
        <w:rPr>
          <w:noProof/>
        </w:rPr>
        <w:fldChar w:fldCharType="begin"/>
      </w:r>
      <w:r>
        <w:rPr>
          <w:noProof/>
        </w:rPr>
        <w:instrText xml:space="preserve"> PAGEREF _Toc132288533 \h </w:instrText>
      </w:r>
      <w:r>
        <w:rPr>
          <w:noProof/>
        </w:rPr>
      </w:r>
      <w:r>
        <w:rPr>
          <w:noProof/>
        </w:rPr>
        <w:fldChar w:fldCharType="separate"/>
      </w:r>
      <w:r>
        <w:rPr>
          <w:noProof/>
        </w:rPr>
        <w:t>17</w:t>
      </w:r>
      <w:r>
        <w:rPr>
          <w:noProof/>
        </w:rPr>
        <w:fldChar w:fldCharType="end"/>
      </w:r>
    </w:p>
    <w:p w14:paraId="41905381" w14:textId="04B2B62E" w:rsidR="00887693" w:rsidRDefault="00887693">
      <w:pPr>
        <w:pStyle w:val="TDC3"/>
        <w:tabs>
          <w:tab w:val="left" w:pos="1100"/>
        </w:tabs>
        <w:rPr>
          <w:rFonts w:asciiTheme="minorHAnsi" w:eastAsiaTheme="minorEastAsia" w:hAnsiTheme="minorHAnsi" w:cstheme="minorBidi"/>
          <w:noProof/>
          <w:lang w:val="es-CL" w:eastAsia="es-CL"/>
        </w:rPr>
      </w:pPr>
      <w:r>
        <w:rPr>
          <w:noProof/>
        </w:rPr>
        <w:t>4.2.3</w:t>
      </w:r>
      <w:r>
        <w:rPr>
          <w:rFonts w:asciiTheme="minorHAnsi" w:eastAsiaTheme="minorEastAsia" w:hAnsiTheme="minorHAnsi" w:cstheme="minorBidi"/>
          <w:noProof/>
          <w:lang w:val="es-CL" w:eastAsia="es-CL"/>
        </w:rPr>
        <w:tab/>
      </w:r>
      <w:r>
        <w:rPr>
          <w:noProof/>
        </w:rPr>
        <w:t>UR-MPS-003</w:t>
      </w:r>
      <w:r>
        <w:rPr>
          <w:noProof/>
        </w:rPr>
        <w:tab/>
      </w:r>
      <w:r>
        <w:rPr>
          <w:noProof/>
        </w:rPr>
        <w:fldChar w:fldCharType="begin"/>
      </w:r>
      <w:r>
        <w:rPr>
          <w:noProof/>
        </w:rPr>
        <w:instrText xml:space="preserve"> PAGEREF _Toc132288534 \h </w:instrText>
      </w:r>
      <w:r>
        <w:rPr>
          <w:noProof/>
        </w:rPr>
      </w:r>
      <w:r>
        <w:rPr>
          <w:noProof/>
        </w:rPr>
        <w:fldChar w:fldCharType="separate"/>
      </w:r>
      <w:r>
        <w:rPr>
          <w:noProof/>
        </w:rPr>
        <w:t>17</w:t>
      </w:r>
      <w:r>
        <w:rPr>
          <w:noProof/>
        </w:rPr>
        <w:fldChar w:fldCharType="end"/>
      </w:r>
    </w:p>
    <w:p w14:paraId="58E04870" w14:textId="082E9A0C" w:rsidR="00887693" w:rsidRDefault="00887693">
      <w:pPr>
        <w:pStyle w:val="TDC3"/>
        <w:tabs>
          <w:tab w:val="left" w:pos="1100"/>
        </w:tabs>
        <w:rPr>
          <w:rFonts w:asciiTheme="minorHAnsi" w:eastAsiaTheme="minorEastAsia" w:hAnsiTheme="minorHAnsi" w:cstheme="minorBidi"/>
          <w:noProof/>
          <w:lang w:val="es-CL" w:eastAsia="es-CL"/>
        </w:rPr>
      </w:pPr>
      <w:r>
        <w:rPr>
          <w:noProof/>
        </w:rPr>
        <w:t>4.2.4</w:t>
      </w:r>
      <w:r>
        <w:rPr>
          <w:rFonts w:asciiTheme="minorHAnsi" w:eastAsiaTheme="minorEastAsia" w:hAnsiTheme="minorHAnsi" w:cstheme="minorBidi"/>
          <w:noProof/>
          <w:lang w:val="es-CL" w:eastAsia="es-CL"/>
        </w:rPr>
        <w:tab/>
      </w:r>
      <w:r>
        <w:rPr>
          <w:noProof/>
        </w:rPr>
        <w:t>UR-MPS-004</w:t>
      </w:r>
      <w:r>
        <w:rPr>
          <w:noProof/>
        </w:rPr>
        <w:tab/>
      </w:r>
      <w:r>
        <w:rPr>
          <w:noProof/>
        </w:rPr>
        <w:fldChar w:fldCharType="begin"/>
      </w:r>
      <w:r>
        <w:rPr>
          <w:noProof/>
        </w:rPr>
        <w:instrText xml:space="preserve"> PAGEREF _Toc132288535 \h </w:instrText>
      </w:r>
      <w:r>
        <w:rPr>
          <w:noProof/>
        </w:rPr>
      </w:r>
      <w:r>
        <w:rPr>
          <w:noProof/>
        </w:rPr>
        <w:fldChar w:fldCharType="separate"/>
      </w:r>
      <w:r>
        <w:rPr>
          <w:noProof/>
        </w:rPr>
        <w:t>17</w:t>
      </w:r>
      <w:r>
        <w:rPr>
          <w:noProof/>
        </w:rPr>
        <w:fldChar w:fldCharType="end"/>
      </w:r>
    </w:p>
    <w:p w14:paraId="2F47E2F4" w14:textId="78456E6A" w:rsidR="00887693" w:rsidRDefault="00887693">
      <w:pPr>
        <w:pStyle w:val="TDC3"/>
        <w:tabs>
          <w:tab w:val="left" w:pos="1100"/>
        </w:tabs>
        <w:rPr>
          <w:rFonts w:asciiTheme="minorHAnsi" w:eastAsiaTheme="minorEastAsia" w:hAnsiTheme="minorHAnsi" w:cstheme="minorBidi"/>
          <w:noProof/>
          <w:lang w:val="es-CL" w:eastAsia="es-CL"/>
        </w:rPr>
      </w:pPr>
      <w:r>
        <w:rPr>
          <w:noProof/>
        </w:rPr>
        <w:t>4.2.5</w:t>
      </w:r>
      <w:r>
        <w:rPr>
          <w:rFonts w:asciiTheme="minorHAnsi" w:eastAsiaTheme="minorEastAsia" w:hAnsiTheme="minorHAnsi" w:cstheme="minorBidi"/>
          <w:noProof/>
          <w:lang w:val="es-CL" w:eastAsia="es-CL"/>
        </w:rPr>
        <w:tab/>
      </w:r>
      <w:r>
        <w:rPr>
          <w:noProof/>
        </w:rPr>
        <w:t>UR-MPS-005</w:t>
      </w:r>
      <w:r>
        <w:rPr>
          <w:noProof/>
        </w:rPr>
        <w:tab/>
      </w:r>
      <w:r>
        <w:rPr>
          <w:noProof/>
        </w:rPr>
        <w:fldChar w:fldCharType="begin"/>
      </w:r>
      <w:r>
        <w:rPr>
          <w:noProof/>
        </w:rPr>
        <w:instrText xml:space="preserve"> PAGEREF _Toc132288536 \h </w:instrText>
      </w:r>
      <w:r>
        <w:rPr>
          <w:noProof/>
        </w:rPr>
      </w:r>
      <w:r>
        <w:rPr>
          <w:noProof/>
        </w:rPr>
        <w:fldChar w:fldCharType="separate"/>
      </w:r>
      <w:r>
        <w:rPr>
          <w:noProof/>
        </w:rPr>
        <w:t>17</w:t>
      </w:r>
      <w:r>
        <w:rPr>
          <w:noProof/>
        </w:rPr>
        <w:fldChar w:fldCharType="end"/>
      </w:r>
    </w:p>
    <w:p w14:paraId="73DA848D" w14:textId="784CF7FC" w:rsidR="00887693" w:rsidRDefault="00887693">
      <w:pPr>
        <w:pStyle w:val="TDC3"/>
        <w:tabs>
          <w:tab w:val="left" w:pos="1100"/>
        </w:tabs>
        <w:rPr>
          <w:rFonts w:asciiTheme="minorHAnsi" w:eastAsiaTheme="minorEastAsia" w:hAnsiTheme="minorHAnsi" w:cstheme="minorBidi"/>
          <w:noProof/>
          <w:lang w:val="es-CL" w:eastAsia="es-CL"/>
        </w:rPr>
      </w:pPr>
      <w:r>
        <w:rPr>
          <w:noProof/>
        </w:rPr>
        <w:lastRenderedPageBreak/>
        <w:t>4.2.6</w:t>
      </w:r>
      <w:r>
        <w:rPr>
          <w:rFonts w:asciiTheme="minorHAnsi" w:eastAsiaTheme="minorEastAsia" w:hAnsiTheme="minorHAnsi" w:cstheme="minorBidi"/>
          <w:noProof/>
          <w:lang w:val="es-CL" w:eastAsia="es-CL"/>
        </w:rPr>
        <w:tab/>
      </w:r>
      <w:r>
        <w:rPr>
          <w:noProof/>
        </w:rPr>
        <w:t>UR-MPS-006</w:t>
      </w:r>
      <w:r>
        <w:rPr>
          <w:noProof/>
        </w:rPr>
        <w:tab/>
      </w:r>
      <w:r>
        <w:rPr>
          <w:noProof/>
        </w:rPr>
        <w:fldChar w:fldCharType="begin"/>
      </w:r>
      <w:r>
        <w:rPr>
          <w:noProof/>
        </w:rPr>
        <w:instrText xml:space="preserve"> PAGEREF _Toc132288537 \h </w:instrText>
      </w:r>
      <w:r>
        <w:rPr>
          <w:noProof/>
        </w:rPr>
      </w:r>
      <w:r>
        <w:rPr>
          <w:noProof/>
        </w:rPr>
        <w:fldChar w:fldCharType="separate"/>
      </w:r>
      <w:r>
        <w:rPr>
          <w:noProof/>
        </w:rPr>
        <w:t>17</w:t>
      </w:r>
      <w:r>
        <w:rPr>
          <w:noProof/>
        </w:rPr>
        <w:fldChar w:fldCharType="end"/>
      </w:r>
    </w:p>
    <w:p w14:paraId="211C143A" w14:textId="34A100AD" w:rsidR="00887693" w:rsidRDefault="00887693">
      <w:pPr>
        <w:pStyle w:val="TDC3"/>
        <w:tabs>
          <w:tab w:val="left" w:pos="1100"/>
        </w:tabs>
        <w:rPr>
          <w:rFonts w:asciiTheme="minorHAnsi" w:eastAsiaTheme="minorEastAsia" w:hAnsiTheme="minorHAnsi" w:cstheme="minorBidi"/>
          <w:noProof/>
          <w:lang w:val="es-CL" w:eastAsia="es-CL"/>
        </w:rPr>
      </w:pPr>
      <w:r>
        <w:rPr>
          <w:noProof/>
        </w:rPr>
        <w:t>4.2.7</w:t>
      </w:r>
      <w:r>
        <w:rPr>
          <w:rFonts w:asciiTheme="minorHAnsi" w:eastAsiaTheme="minorEastAsia" w:hAnsiTheme="minorHAnsi" w:cstheme="minorBidi"/>
          <w:noProof/>
          <w:lang w:val="es-CL" w:eastAsia="es-CL"/>
        </w:rPr>
        <w:tab/>
      </w:r>
      <w:r>
        <w:rPr>
          <w:noProof/>
        </w:rPr>
        <w:t>UR-MPS-007</w:t>
      </w:r>
      <w:r>
        <w:rPr>
          <w:noProof/>
        </w:rPr>
        <w:tab/>
      </w:r>
      <w:r>
        <w:rPr>
          <w:noProof/>
        </w:rPr>
        <w:fldChar w:fldCharType="begin"/>
      </w:r>
      <w:r>
        <w:rPr>
          <w:noProof/>
        </w:rPr>
        <w:instrText xml:space="preserve"> PAGEREF _Toc132288538 \h </w:instrText>
      </w:r>
      <w:r>
        <w:rPr>
          <w:noProof/>
        </w:rPr>
      </w:r>
      <w:r>
        <w:rPr>
          <w:noProof/>
        </w:rPr>
        <w:fldChar w:fldCharType="separate"/>
      </w:r>
      <w:r>
        <w:rPr>
          <w:noProof/>
        </w:rPr>
        <w:t>17</w:t>
      </w:r>
      <w:r>
        <w:rPr>
          <w:noProof/>
        </w:rPr>
        <w:fldChar w:fldCharType="end"/>
      </w:r>
    </w:p>
    <w:p w14:paraId="4D40CA6A" w14:textId="4CC1BBF5" w:rsidR="00887693" w:rsidRDefault="00887693">
      <w:pPr>
        <w:pStyle w:val="TDC3"/>
        <w:tabs>
          <w:tab w:val="left" w:pos="1100"/>
        </w:tabs>
        <w:rPr>
          <w:rFonts w:asciiTheme="minorHAnsi" w:eastAsiaTheme="minorEastAsia" w:hAnsiTheme="minorHAnsi" w:cstheme="minorBidi"/>
          <w:noProof/>
          <w:lang w:val="es-CL" w:eastAsia="es-CL"/>
        </w:rPr>
      </w:pPr>
      <w:r>
        <w:rPr>
          <w:noProof/>
        </w:rPr>
        <w:t>4.2.8</w:t>
      </w:r>
      <w:r>
        <w:rPr>
          <w:rFonts w:asciiTheme="minorHAnsi" w:eastAsiaTheme="minorEastAsia" w:hAnsiTheme="minorHAnsi" w:cstheme="minorBidi"/>
          <w:noProof/>
          <w:lang w:val="es-CL" w:eastAsia="es-CL"/>
        </w:rPr>
        <w:tab/>
      </w:r>
      <w:r>
        <w:rPr>
          <w:noProof/>
        </w:rPr>
        <w:t>UR-MPS-008</w:t>
      </w:r>
      <w:r>
        <w:rPr>
          <w:noProof/>
        </w:rPr>
        <w:tab/>
      </w:r>
      <w:r>
        <w:rPr>
          <w:noProof/>
        </w:rPr>
        <w:fldChar w:fldCharType="begin"/>
      </w:r>
      <w:r>
        <w:rPr>
          <w:noProof/>
        </w:rPr>
        <w:instrText xml:space="preserve"> PAGEREF _Toc132288539 \h </w:instrText>
      </w:r>
      <w:r>
        <w:rPr>
          <w:noProof/>
        </w:rPr>
      </w:r>
      <w:r>
        <w:rPr>
          <w:noProof/>
        </w:rPr>
        <w:fldChar w:fldCharType="separate"/>
      </w:r>
      <w:r>
        <w:rPr>
          <w:noProof/>
        </w:rPr>
        <w:t>18</w:t>
      </w:r>
      <w:r>
        <w:rPr>
          <w:noProof/>
        </w:rPr>
        <w:fldChar w:fldCharType="end"/>
      </w:r>
    </w:p>
    <w:p w14:paraId="49A21A13" w14:textId="173FDAF6" w:rsidR="00887693" w:rsidRDefault="00887693">
      <w:pPr>
        <w:pStyle w:val="TDC2"/>
        <w:tabs>
          <w:tab w:val="left" w:pos="660"/>
        </w:tabs>
        <w:rPr>
          <w:rFonts w:asciiTheme="minorHAnsi" w:eastAsiaTheme="minorEastAsia" w:hAnsiTheme="minorHAnsi" w:cstheme="minorBidi"/>
          <w:noProof/>
          <w:lang w:val="es-CL" w:eastAsia="es-CL"/>
        </w:rPr>
      </w:pPr>
      <w:r>
        <w:rPr>
          <w:noProof/>
        </w:rPr>
        <w:t>4.3</w:t>
      </w:r>
      <w:r>
        <w:rPr>
          <w:rFonts w:asciiTheme="minorHAnsi" w:eastAsiaTheme="minorEastAsia" w:hAnsiTheme="minorHAnsi" w:cstheme="minorBidi"/>
          <w:noProof/>
          <w:lang w:val="es-CL" w:eastAsia="es-CL"/>
        </w:rPr>
        <w:tab/>
      </w:r>
      <w:r>
        <w:rPr>
          <w:noProof/>
        </w:rPr>
        <w:t>Sistema Debriefing de Mision (DBS)</w:t>
      </w:r>
      <w:r>
        <w:rPr>
          <w:noProof/>
        </w:rPr>
        <w:tab/>
      </w:r>
      <w:r>
        <w:rPr>
          <w:noProof/>
        </w:rPr>
        <w:fldChar w:fldCharType="begin"/>
      </w:r>
      <w:r>
        <w:rPr>
          <w:noProof/>
        </w:rPr>
        <w:instrText xml:space="preserve"> PAGEREF _Toc132288540 \h </w:instrText>
      </w:r>
      <w:r>
        <w:rPr>
          <w:noProof/>
        </w:rPr>
      </w:r>
      <w:r>
        <w:rPr>
          <w:noProof/>
        </w:rPr>
        <w:fldChar w:fldCharType="separate"/>
      </w:r>
      <w:r>
        <w:rPr>
          <w:noProof/>
        </w:rPr>
        <w:t>19</w:t>
      </w:r>
      <w:r>
        <w:rPr>
          <w:noProof/>
        </w:rPr>
        <w:fldChar w:fldCharType="end"/>
      </w:r>
    </w:p>
    <w:p w14:paraId="6ACF3560" w14:textId="7D9A66D8" w:rsidR="00887693" w:rsidRDefault="00887693">
      <w:pPr>
        <w:pStyle w:val="TDC3"/>
        <w:tabs>
          <w:tab w:val="left" w:pos="1100"/>
        </w:tabs>
        <w:rPr>
          <w:rFonts w:asciiTheme="minorHAnsi" w:eastAsiaTheme="minorEastAsia" w:hAnsiTheme="minorHAnsi" w:cstheme="minorBidi"/>
          <w:noProof/>
          <w:lang w:val="es-CL" w:eastAsia="es-CL"/>
        </w:rPr>
      </w:pPr>
      <w:r>
        <w:rPr>
          <w:noProof/>
        </w:rPr>
        <w:t>4.3.1</w:t>
      </w:r>
      <w:r>
        <w:rPr>
          <w:rFonts w:asciiTheme="minorHAnsi" w:eastAsiaTheme="minorEastAsia" w:hAnsiTheme="minorHAnsi" w:cstheme="minorBidi"/>
          <w:noProof/>
          <w:lang w:val="es-CL" w:eastAsia="es-CL"/>
        </w:rPr>
        <w:tab/>
      </w:r>
      <w:r>
        <w:rPr>
          <w:noProof/>
        </w:rPr>
        <w:t>UR-DBS-001</w:t>
      </w:r>
      <w:r>
        <w:rPr>
          <w:noProof/>
        </w:rPr>
        <w:tab/>
      </w:r>
      <w:r>
        <w:rPr>
          <w:noProof/>
        </w:rPr>
        <w:fldChar w:fldCharType="begin"/>
      </w:r>
      <w:r>
        <w:rPr>
          <w:noProof/>
        </w:rPr>
        <w:instrText xml:space="preserve"> PAGEREF _Toc132288541 \h </w:instrText>
      </w:r>
      <w:r>
        <w:rPr>
          <w:noProof/>
        </w:rPr>
      </w:r>
      <w:r>
        <w:rPr>
          <w:noProof/>
        </w:rPr>
        <w:fldChar w:fldCharType="separate"/>
      </w:r>
      <w:r>
        <w:rPr>
          <w:noProof/>
        </w:rPr>
        <w:t>19</w:t>
      </w:r>
      <w:r>
        <w:rPr>
          <w:noProof/>
        </w:rPr>
        <w:fldChar w:fldCharType="end"/>
      </w:r>
    </w:p>
    <w:p w14:paraId="2A3F81FD" w14:textId="06F0F6BE" w:rsidR="00887693" w:rsidRDefault="00887693">
      <w:pPr>
        <w:pStyle w:val="TDC3"/>
        <w:tabs>
          <w:tab w:val="left" w:pos="1100"/>
        </w:tabs>
        <w:rPr>
          <w:rFonts w:asciiTheme="minorHAnsi" w:eastAsiaTheme="minorEastAsia" w:hAnsiTheme="minorHAnsi" w:cstheme="minorBidi"/>
          <w:noProof/>
          <w:lang w:val="es-CL" w:eastAsia="es-CL"/>
        </w:rPr>
      </w:pPr>
      <w:r>
        <w:rPr>
          <w:noProof/>
        </w:rPr>
        <w:t>4.3.2</w:t>
      </w:r>
      <w:r>
        <w:rPr>
          <w:rFonts w:asciiTheme="minorHAnsi" w:eastAsiaTheme="minorEastAsia" w:hAnsiTheme="minorHAnsi" w:cstheme="minorBidi"/>
          <w:noProof/>
          <w:lang w:val="es-CL" w:eastAsia="es-CL"/>
        </w:rPr>
        <w:tab/>
      </w:r>
      <w:r>
        <w:rPr>
          <w:noProof/>
        </w:rPr>
        <w:t>UR-DBS-002</w:t>
      </w:r>
      <w:r>
        <w:rPr>
          <w:noProof/>
        </w:rPr>
        <w:tab/>
      </w:r>
      <w:r>
        <w:rPr>
          <w:noProof/>
        </w:rPr>
        <w:fldChar w:fldCharType="begin"/>
      </w:r>
      <w:r>
        <w:rPr>
          <w:noProof/>
        </w:rPr>
        <w:instrText xml:space="preserve"> PAGEREF _Toc132288542 \h </w:instrText>
      </w:r>
      <w:r>
        <w:rPr>
          <w:noProof/>
        </w:rPr>
      </w:r>
      <w:r>
        <w:rPr>
          <w:noProof/>
        </w:rPr>
        <w:fldChar w:fldCharType="separate"/>
      </w:r>
      <w:r>
        <w:rPr>
          <w:noProof/>
        </w:rPr>
        <w:t>19</w:t>
      </w:r>
      <w:r>
        <w:rPr>
          <w:noProof/>
        </w:rPr>
        <w:fldChar w:fldCharType="end"/>
      </w:r>
    </w:p>
    <w:p w14:paraId="616A7FC7" w14:textId="5F118C7A" w:rsidR="00887693" w:rsidRDefault="00887693">
      <w:pPr>
        <w:pStyle w:val="TDC3"/>
        <w:tabs>
          <w:tab w:val="left" w:pos="1100"/>
        </w:tabs>
        <w:rPr>
          <w:rFonts w:asciiTheme="minorHAnsi" w:eastAsiaTheme="minorEastAsia" w:hAnsiTheme="minorHAnsi" w:cstheme="minorBidi"/>
          <w:noProof/>
          <w:lang w:val="es-CL" w:eastAsia="es-CL"/>
        </w:rPr>
      </w:pPr>
      <w:r>
        <w:rPr>
          <w:noProof/>
        </w:rPr>
        <w:t>4.3.3</w:t>
      </w:r>
      <w:r>
        <w:rPr>
          <w:rFonts w:asciiTheme="minorHAnsi" w:eastAsiaTheme="minorEastAsia" w:hAnsiTheme="minorHAnsi" w:cstheme="minorBidi"/>
          <w:noProof/>
          <w:lang w:val="es-CL" w:eastAsia="es-CL"/>
        </w:rPr>
        <w:tab/>
      </w:r>
      <w:r>
        <w:rPr>
          <w:noProof/>
        </w:rPr>
        <w:t>UR-DBS-003</w:t>
      </w:r>
      <w:r>
        <w:rPr>
          <w:noProof/>
        </w:rPr>
        <w:tab/>
      </w:r>
      <w:r>
        <w:rPr>
          <w:noProof/>
        </w:rPr>
        <w:fldChar w:fldCharType="begin"/>
      </w:r>
      <w:r>
        <w:rPr>
          <w:noProof/>
        </w:rPr>
        <w:instrText xml:space="preserve"> PAGEREF _Toc132288543 \h </w:instrText>
      </w:r>
      <w:r>
        <w:rPr>
          <w:noProof/>
        </w:rPr>
      </w:r>
      <w:r>
        <w:rPr>
          <w:noProof/>
        </w:rPr>
        <w:fldChar w:fldCharType="separate"/>
      </w:r>
      <w:r>
        <w:rPr>
          <w:noProof/>
        </w:rPr>
        <w:t>19</w:t>
      </w:r>
      <w:r>
        <w:rPr>
          <w:noProof/>
        </w:rPr>
        <w:fldChar w:fldCharType="end"/>
      </w:r>
    </w:p>
    <w:p w14:paraId="4DB4F053" w14:textId="421AE261" w:rsidR="00887693" w:rsidRDefault="00887693">
      <w:pPr>
        <w:pStyle w:val="TDC3"/>
        <w:tabs>
          <w:tab w:val="left" w:pos="1100"/>
        </w:tabs>
        <w:rPr>
          <w:rFonts w:asciiTheme="minorHAnsi" w:eastAsiaTheme="minorEastAsia" w:hAnsiTheme="minorHAnsi" w:cstheme="minorBidi"/>
          <w:noProof/>
          <w:lang w:val="es-CL" w:eastAsia="es-CL"/>
        </w:rPr>
      </w:pPr>
      <w:r>
        <w:rPr>
          <w:noProof/>
        </w:rPr>
        <w:t>4.3.4</w:t>
      </w:r>
      <w:r>
        <w:rPr>
          <w:rFonts w:asciiTheme="minorHAnsi" w:eastAsiaTheme="minorEastAsia" w:hAnsiTheme="minorHAnsi" w:cstheme="minorBidi"/>
          <w:noProof/>
          <w:lang w:val="es-CL" w:eastAsia="es-CL"/>
        </w:rPr>
        <w:tab/>
      </w:r>
      <w:r>
        <w:rPr>
          <w:noProof/>
        </w:rPr>
        <w:t>UR-DBS-004</w:t>
      </w:r>
      <w:r>
        <w:rPr>
          <w:noProof/>
        </w:rPr>
        <w:tab/>
      </w:r>
      <w:r>
        <w:rPr>
          <w:noProof/>
        </w:rPr>
        <w:fldChar w:fldCharType="begin"/>
      </w:r>
      <w:r>
        <w:rPr>
          <w:noProof/>
        </w:rPr>
        <w:instrText xml:space="preserve"> PAGEREF _Toc132288544 \h </w:instrText>
      </w:r>
      <w:r>
        <w:rPr>
          <w:noProof/>
        </w:rPr>
      </w:r>
      <w:r>
        <w:rPr>
          <w:noProof/>
        </w:rPr>
        <w:fldChar w:fldCharType="separate"/>
      </w:r>
      <w:r>
        <w:rPr>
          <w:noProof/>
        </w:rPr>
        <w:t>19</w:t>
      </w:r>
      <w:r>
        <w:rPr>
          <w:noProof/>
        </w:rPr>
        <w:fldChar w:fldCharType="end"/>
      </w:r>
    </w:p>
    <w:p w14:paraId="317483BC" w14:textId="725EF418" w:rsidR="00887693" w:rsidRDefault="00887693">
      <w:pPr>
        <w:pStyle w:val="TDC3"/>
        <w:tabs>
          <w:tab w:val="left" w:pos="1100"/>
        </w:tabs>
        <w:rPr>
          <w:rFonts w:asciiTheme="minorHAnsi" w:eastAsiaTheme="minorEastAsia" w:hAnsiTheme="minorHAnsi" w:cstheme="minorBidi"/>
          <w:noProof/>
          <w:lang w:val="es-CL" w:eastAsia="es-CL"/>
        </w:rPr>
      </w:pPr>
      <w:r>
        <w:rPr>
          <w:noProof/>
        </w:rPr>
        <w:t>4.3.5</w:t>
      </w:r>
      <w:r>
        <w:rPr>
          <w:rFonts w:asciiTheme="minorHAnsi" w:eastAsiaTheme="minorEastAsia" w:hAnsiTheme="minorHAnsi" w:cstheme="minorBidi"/>
          <w:noProof/>
          <w:lang w:val="es-CL" w:eastAsia="es-CL"/>
        </w:rPr>
        <w:tab/>
      </w:r>
      <w:r>
        <w:rPr>
          <w:noProof/>
        </w:rPr>
        <w:t>UR-DBS-005</w:t>
      </w:r>
      <w:r>
        <w:rPr>
          <w:noProof/>
        </w:rPr>
        <w:tab/>
      </w:r>
      <w:r>
        <w:rPr>
          <w:noProof/>
        </w:rPr>
        <w:fldChar w:fldCharType="begin"/>
      </w:r>
      <w:r>
        <w:rPr>
          <w:noProof/>
        </w:rPr>
        <w:instrText xml:space="preserve"> PAGEREF _Toc132288545 \h </w:instrText>
      </w:r>
      <w:r>
        <w:rPr>
          <w:noProof/>
        </w:rPr>
      </w:r>
      <w:r>
        <w:rPr>
          <w:noProof/>
        </w:rPr>
        <w:fldChar w:fldCharType="separate"/>
      </w:r>
      <w:r>
        <w:rPr>
          <w:noProof/>
        </w:rPr>
        <w:t>19</w:t>
      </w:r>
      <w:r>
        <w:rPr>
          <w:noProof/>
        </w:rPr>
        <w:fldChar w:fldCharType="end"/>
      </w:r>
    </w:p>
    <w:p w14:paraId="5DEE8622" w14:textId="6645C191" w:rsidR="00887693" w:rsidRDefault="00887693">
      <w:pPr>
        <w:pStyle w:val="TDC3"/>
        <w:tabs>
          <w:tab w:val="left" w:pos="1100"/>
        </w:tabs>
        <w:rPr>
          <w:rFonts w:asciiTheme="minorHAnsi" w:eastAsiaTheme="minorEastAsia" w:hAnsiTheme="minorHAnsi" w:cstheme="minorBidi"/>
          <w:noProof/>
          <w:lang w:val="es-CL" w:eastAsia="es-CL"/>
        </w:rPr>
      </w:pPr>
      <w:r>
        <w:rPr>
          <w:noProof/>
        </w:rPr>
        <w:t>4.3.6</w:t>
      </w:r>
      <w:r>
        <w:rPr>
          <w:rFonts w:asciiTheme="minorHAnsi" w:eastAsiaTheme="minorEastAsia" w:hAnsiTheme="minorHAnsi" w:cstheme="minorBidi"/>
          <w:noProof/>
          <w:lang w:val="es-CL" w:eastAsia="es-CL"/>
        </w:rPr>
        <w:tab/>
      </w:r>
      <w:r>
        <w:rPr>
          <w:noProof/>
        </w:rPr>
        <w:t>UR-DBS-006</w:t>
      </w:r>
      <w:r>
        <w:rPr>
          <w:noProof/>
        </w:rPr>
        <w:tab/>
      </w:r>
      <w:r>
        <w:rPr>
          <w:noProof/>
        </w:rPr>
        <w:fldChar w:fldCharType="begin"/>
      </w:r>
      <w:r>
        <w:rPr>
          <w:noProof/>
        </w:rPr>
        <w:instrText xml:space="preserve"> PAGEREF _Toc132288546 \h </w:instrText>
      </w:r>
      <w:r>
        <w:rPr>
          <w:noProof/>
        </w:rPr>
      </w:r>
      <w:r>
        <w:rPr>
          <w:noProof/>
        </w:rPr>
        <w:fldChar w:fldCharType="separate"/>
      </w:r>
      <w:r>
        <w:rPr>
          <w:noProof/>
        </w:rPr>
        <w:t>19</w:t>
      </w:r>
      <w:r>
        <w:rPr>
          <w:noProof/>
        </w:rPr>
        <w:fldChar w:fldCharType="end"/>
      </w:r>
    </w:p>
    <w:p w14:paraId="229CA118" w14:textId="6BDC6624" w:rsidR="00887693" w:rsidRDefault="00887693">
      <w:pPr>
        <w:pStyle w:val="TDC2"/>
        <w:tabs>
          <w:tab w:val="left" w:pos="660"/>
        </w:tabs>
        <w:rPr>
          <w:rFonts w:asciiTheme="minorHAnsi" w:eastAsiaTheme="minorEastAsia" w:hAnsiTheme="minorHAnsi" w:cstheme="minorBidi"/>
          <w:noProof/>
          <w:lang w:val="es-CL" w:eastAsia="es-CL"/>
        </w:rPr>
      </w:pPr>
      <w:r>
        <w:rPr>
          <w:noProof/>
        </w:rPr>
        <w:t>4.4</w:t>
      </w:r>
      <w:r>
        <w:rPr>
          <w:rFonts w:asciiTheme="minorHAnsi" w:eastAsiaTheme="minorEastAsia" w:hAnsiTheme="minorHAnsi" w:cstheme="minorBidi"/>
          <w:noProof/>
          <w:lang w:val="es-CL" w:eastAsia="es-CL"/>
        </w:rPr>
        <w:tab/>
      </w:r>
      <w:r>
        <w:rPr>
          <w:noProof/>
        </w:rPr>
        <w:t>Sistema Seguimiento de Vuelo (TRK)</w:t>
      </w:r>
      <w:r>
        <w:rPr>
          <w:noProof/>
        </w:rPr>
        <w:tab/>
      </w:r>
      <w:r>
        <w:rPr>
          <w:noProof/>
        </w:rPr>
        <w:fldChar w:fldCharType="begin"/>
      </w:r>
      <w:r>
        <w:rPr>
          <w:noProof/>
        </w:rPr>
        <w:instrText xml:space="preserve"> PAGEREF _Toc132288547 \h </w:instrText>
      </w:r>
      <w:r>
        <w:rPr>
          <w:noProof/>
        </w:rPr>
      </w:r>
      <w:r>
        <w:rPr>
          <w:noProof/>
        </w:rPr>
        <w:fldChar w:fldCharType="separate"/>
      </w:r>
      <w:r>
        <w:rPr>
          <w:noProof/>
        </w:rPr>
        <w:t>20</w:t>
      </w:r>
      <w:r>
        <w:rPr>
          <w:noProof/>
        </w:rPr>
        <w:fldChar w:fldCharType="end"/>
      </w:r>
    </w:p>
    <w:p w14:paraId="6DDCC7EB" w14:textId="2F536A7B" w:rsidR="00887693" w:rsidRDefault="00887693">
      <w:pPr>
        <w:pStyle w:val="TDC3"/>
        <w:tabs>
          <w:tab w:val="left" w:pos="1100"/>
        </w:tabs>
        <w:rPr>
          <w:rFonts w:asciiTheme="minorHAnsi" w:eastAsiaTheme="minorEastAsia" w:hAnsiTheme="minorHAnsi" w:cstheme="minorBidi"/>
          <w:noProof/>
          <w:lang w:val="es-CL" w:eastAsia="es-CL"/>
        </w:rPr>
      </w:pPr>
      <w:r>
        <w:rPr>
          <w:noProof/>
        </w:rPr>
        <w:t>4.4.1</w:t>
      </w:r>
      <w:r>
        <w:rPr>
          <w:rFonts w:asciiTheme="minorHAnsi" w:eastAsiaTheme="minorEastAsia" w:hAnsiTheme="minorHAnsi" w:cstheme="minorBidi"/>
          <w:noProof/>
          <w:lang w:val="es-CL" w:eastAsia="es-CL"/>
        </w:rPr>
        <w:tab/>
      </w:r>
      <w:r>
        <w:rPr>
          <w:noProof/>
        </w:rPr>
        <w:t>UR-TRK-001</w:t>
      </w:r>
      <w:r>
        <w:rPr>
          <w:noProof/>
        </w:rPr>
        <w:tab/>
      </w:r>
      <w:r>
        <w:rPr>
          <w:noProof/>
        </w:rPr>
        <w:fldChar w:fldCharType="begin"/>
      </w:r>
      <w:r>
        <w:rPr>
          <w:noProof/>
        </w:rPr>
        <w:instrText xml:space="preserve"> PAGEREF _Toc132288548 \h </w:instrText>
      </w:r>
      <w:r>
        <w:rPr>
          <w:noProof/>
        </w:rPr>
      </w:r>
      <w:r>
        <w:rPr>
          <w:noProof/>
        </w:rPr>
        <w:fldChar w:fldCharType="separate"/>
      </w:r>
      <w:r>
        <w:rPr>
          <w:noProof/>
        </w:rPr>
        <w:t>20</w:t>
      </w:r>
      <w:r>
        <w:rPr>
          <w:noProof/>
        </w:rPr>
        <w:fldChar w:fldCharType="end"/>
      </w:r>
    </w:p>
    <w:p w14:paraId="49EE7709" w14:textId="349AA1A2" w:rsidR="00887693" w:rsidRDefault="00887693">
      <w:pPr>
        <w:pStyle w:val="TDC3"/>
        <w:tabs>
          <w:tab w:val="left" w:pos="1100"/>
        </w:tabs>
        <w:rPr>
          <w:rFonts w:asciiTheme="minorHAnsi" w:eastAsiaTheme="minorEastAsia" w:hAnsiTheme="minorHAnsi" w:cstheme="minorBidi"/>
          <w:noProof/>
          <w:lang w:val="es-CL" w:eastAsia="es-CL"/>
        </w:rPr>
      </w:pPr>
      <w:r>
        <w:rPr>
          <w:noProof/>
        </w:rPr>
        <w:t>4.4.2</w:t>
      </w:r>
      <w:r>
        <w:rPr>
          <w:rFonts w:asciiTheme="minorHAnsi" w:eastAsiaTheme="minorEastAsia" w:hAnsiTheme="minorHAnsi" w:cstheme="minorBidi"/>
          <w:noProof/>
          <w:lang w:val="es-CL" w:eastAsia="es-CL"/>
        </w:rPr>
        <w:tab/>
      </w:r>
      <w:r>
        <w:rPr>
          <w:noProof/>
        </w:rPr>
        <w:t>UR-TRK-002</w:t>
      </w:r>
      <w:r>
        <w:rPr>
          <w:noProof/>
        </w:rPr>
        <w:tab/>
      </w:r>
      <w:r>
        <w:rPr>
          <w:noProof/>
        </w:rPr>
        <w:fldChar w:fldCharType="begin"/>
      </w:r>
      <w:r>
        <w:rPr>
          <w:noProof/>
        </w:rPr>
        <w:instrText xml:space="preserve"> PAGEREF _Toc132288549 \h </w:instrText>
      </w:r>
      <w:r>
        <w:rPr>
          <w:noProof/>
        </w:rPr>
      </w:r>
      <w:r>
        <w:rPr>
          <w:noProof/>
        </w:rPr>
        <w:fldChar w:fldCharType="separate"/>
      </w:r>
      <w:r>
        <w:rPr>
          <w:noProof/>
        </w:rPr>
        <w:t>20</w:t>
      </w:r>
      <w:r>
        <w:rPr>
          <w:noProof/>
        </w:rPr>
        <w:fldChar w:fldCharType="end"/>
      </w:r>
    </w:p>
    <w:p w14:paraId="5C596710" w14:textId="62A9CD66" w:rsidR="00887693" w:rsidRDefault="00887693">
      <w:pPr>
        <w:pStyle w:val="TDC3"/>
        <w:tabs>
          <w:tab w:val="left" w:pos="1100"/>
        </w:tabs>
        <w:rPr>
          <w:rFonts w:asciiTheme="minorHAnsi" w:eastAsiaTheme="minorEastAsia" w:hAnsiTheme="minorHAnsi" w:cstheme="minorBidi"/>
          <w:noProof/>
          <w:lang w:val="es-CL" w:eastAsia="es-CL"/>
        </w:rPr>
      </w:pPr>
      <w:r>
        <w:rPr>
          <w:noProof/>
        </w:rPr>
        <w:t>4.4.3</w:t>
      </w:r>
      <w:r>
        <w:rPr>
          <w:rFonts w:asciiTheme="minorHAnsi" w:eastAsiaTheme="minorEastAsia" w:hAnsiTheme="minorHAnsi" w:cstheme="minorBidi"/>
          <w:noProof/>
          <w:lang w:val="es-CL" w:eastAsia="es-CL"/>
        </w:rPr>
        <w:tab/>
      </w:r>
      <w:r>
        <w:rPr>
          <w:noProof/>
        </w:rPr>
        <w:t>UR-TRK-003</w:t>
      </w:r>
      <w:r>
        <w:rPr>
          <w:noProof/>
        </w:rPr>
        <w:tab/>
      </w:r>
      <w:r>
        <w:rPr>
          <w:noProof/>
        </w:rPr>
        <w:fldChar w:fldCharType="begin"/>
      </w:r>
      <w:r>
        <w:rPr>
          <w:noProof/>
        </w:rPr>
        <w:instrText xml:space="preserve"> PAGEREF _Toc132288550 \h </w:instrText>
      </w:r>
      <w:r>
        <w:rPr>
          <w:noProof/>
        </w:rPr>
      </w:r>
      <w:r>
        <w:rPr>
          <w:noProof/>
        </w:rPr>
        <w:fldChar w:fldCharType="separate"/>
      </w:r>
      <w:r>
        <w:rPr>
          <w:noProof/>
        </w:rPr>
        <w:t>20</w:t>
      </w:r>
      <w:r>
        <w:rPr>
          <w:noProof/>
        </w:rPr>
        <w:fldChar w:fldCharType="end"/>
      </w:r>
    </w:p>
    <w:p w14:paraId="6CD3C5FF" w14:textId="124B1173" w:rsidR="00887693" w:rsidRDefault="00887693">
      <w:pPr>
        <w:pStyle w:val="TDC3"/>
        <w:tabs>
          <w:tab w:val="left" w:pos="1100"/>
        </w:tabs>
        <w:rPr>
          <w:rFonts w:asciiTheme="minorHAnsi" w:eastAsiaTheme="minorEastAsia" w:hAnsiTheme="minorHAnsi" w:cstheme="minorBidi"/>
          <w:noProof/>
          <w:lang w:val="es-CL" w:eastAsia="es-CL"/>
        </w:rPr>
      </w:pPr>
      <w:r>
        <w:rPr>
          <w:noProof/>
        </w:rPr>
        <w:t>4.4.4</w:t>
      </w:r>
      <w:r>
        <w:rPr>
          <w:rFonts w:asciiTheme="minorHAnsi" w:eastAsiaTheme="minorEastAsia" w:hAnsiTheme="minorHAnsi" w:cstheme="minorBidi"/>
          <w:noProof/>
          <w:lang w:val="es-CL" w:eastAsia="es-CL"/>
        </w:rPr>
        <w:tab/>
      </w:r>
      <w:r>
        <w:rPr>
          <w:noProof/>
        </w:rPr>
        <w:t>UR-TRK-004</w:t>
      </w:r>
      <w:r>
        <w:rPr>
          <w:noProof/>
        </w:rPr>
        <w:tab/>
      </w:r>
      <w:r>
        <w:rPr>
          <w:noProof/>
        </w:rPr>
        <w:fldChar w:fldCharType="begin"/>
      </w:r>
      <w:r>
        <w:rPr>
          <w:noProof/>
        </w:rPr>
        <w:instrText xml:space="preserve"> PAGEREF _Toc132288551 \h </w:instrText>
      </w:r>
      <w:r>
        <w:rPr>
          <w:noProof/>
        </w:rPr>
      </w:r>
      <w:r>
        <w:rPr>
          <w:noProof/>
        </w:rPr>
        <w:fldChar w:fldCharType="separate"/>
      </w:r>
      <w:r>
        <w:rPr>
          <w:noProof/>
        </w:rPr>
        <w:t>20</w:t>
      </w:r>
      <w:r>
        <w:rPr>
          <w:noProof/>
        </w:rPr>
        <w:fldChar w:fldCharType="end"/>
      </w:r>
    </w:p>
    <w:p w14:paraId="135FCB24" w14:textId="4F2913B0" w:rsidR="00887693" w:rsidRDefault="00887693">
      <w:pPr>
        <w:pStyle w:val="TDC3"/>
        <w:tabs>
          <w:tab w:val="left" w:pos="1100"/>
        </w:tabs>
        <w:rPr>
          <w:rFonts w:asciiTheme="minorHAnsi" w:eastAsiaTheme="minorEastAsia" w:hAnsiTheme="minorHAnsi" w:cstheme="minorBidi"/>
          <w:noProof/>
          <w:lang w:val="es-CL" w:eastAsia="es-CL"/>
        </w:rPr>
      </w:pPr>
      <w:r>
        <w:rPr>
          <w:noProof/>
        </w:rPr>
        <w:t>4.4.5</w:t>
      </w:r>
      <w:r>
        <w:rPr>
          <w:rFonts w:asciiTheme="minorHAnsi" w:eastAsiaTheme="minorEastAsia" w:hAnsiTheme="minorHAnsi" w:cstheme="minorBidi"/>
          <w:noProof/>
          <w:lang w:val="es-CL" w:eastAsia="es-CL"/>
        </w:rPr>
        <w:tab/>
      </w:r>
      <w:r>
        <w:rPr>
          <w:noProof/>
        </w:rPr>
        <w:t>UR-TRK-005</w:t>
      </w:r>
      <w:r>
        <w:rPr>
          <w:noProof/>
        </w:rPr>
        <w:tab/>
      </w:r>
      <w:r>
        <w:rPr>
          <w:noProof/>
        </w:rPr>
        <w:fldChar w:fldCharType="begin"/>
      </w:r>
      <w:r>
        <w:rPr>
          <w:noProof/>
        </w:rPr>
        <w:instrText xml:space="preserve"> PAGEREF _Toc132288552 \h </w:instrText>
      </w:r>
      <w:r>
        <w:rPr>
          <w:noProof/>
        </w:rPr>
      </w:r>
      <w:r>
        <w:rPr>
          <w:noProof/>
        </w:rPr>
        <w:fldChar w:fldCharType="separate"/>
      </w:r>
      <w:r>
        <w:rPr>
          <w:noProof/>
        </w:rPr>
        <w:t>20</w:t>
      </w:r>
      <w:r>
        <w:rPr>
          <w:noProof/>
        </w:rPr>
        <w:fldChar w:fldCharType="end"/>
      </w:r>
    </w:p>
    <w:p w14:paraId="5D00CF29" w14:textId="2654A50F" w:rsidR="00887693" w:rsidRDefault="00887693">
      <w:pPr>
        <w:pStyle w:val="TDC3"/>
        <w:tabs>
          <w:tab w:val="left" w:pos="1100"/>
        </w:tabs>
        <w:rPr>
          <w:rFonts w:asciiTheme="minorHAnsi" w:eastAsiaTheme="minorEastAsia" w:hAnsiTheme="minorHAnsi" w:cstheme="minorBidi"/>
          <w:noProof/>
          <w:lang w:val="es-CL" w:eastAsia="es-CL"/>
        </w:rPr>
      </w:pPr>
      <w:r>
        <w:rPr>
          <w:noProof/>
        </w:rPr>
        <w:t>4.4.6</w:t>
      </w:r>
      <w:r>
        <w:rPr>
          <w:rFonts w:asciiTheme="minorHAnsi" w:eastAsiaTheme="minorEastAsia" w:hAnsiTheme="minorHAnsi" w:cstheme="minorBidi"/>
          <w:noProof/>
          <w:lang w:val="es-CL" w:eastAsia="es-CL"/>
        </w:rPr>
        <w:tab/>
      </w:r>
      <w:r>
        <w:rPr>
          <w:noProof/>
        </w:rPr>
        <w:t>UR-TRK-006</w:t>
      </w:r>
      <w:r>
        <w:rPr>
          <w:noProof/>
        </w:rPr>
        <w:tab/>
      </w:r>
      <w:r>
        <w:rPr>
          <w:noProof/>
        </w:rPr>
        <w:fldChar w:fldCharType="begin"/>
      </w:r>
      <w:r>
        <w:rPr>
          <w:noProof/>
        </w:rPr>
        <w:instrText xml:space="preserve"> PAGEREF _Toc132288553 \h </w:instrText>
      </w:r>
      <w:r>
        <w:rPr>
          <w:noProof/>
        </w:rPr>
      </w:r>
      <w:r>
        <w:rPr>
          <w:noProof/>
        </w:rPr>
        <w:fldChar w:fldCharType="separate"/>
      </w:r>
      <w:r>
        <w:rPr>
          <w:noProof/>
        </w:rPr>
        <w:t>20</w:t>
      </w:r>
      <w:r>
        <w:rPr>
          <w:noProof/>
        </w:rPr>
        <w:fldChar w:fldCharType="end"/>
      </w:r>
    </w:p>
    <w:p w14:paraId="031842BF" w14:textId="512873EE" w:rsidR="00887693" w:rsidRDefault="00887693">
      <w:pPr>
        <w:pStyle w:val="TDC3"/>
        <w:tabs>
          <w:tab w:val="left" w:pos="1100"/>
        </w:tabs>
        <w:rPr>
          <w:rFonts w:asciiTheme="minorHAnsi" w:eastAsiaTheme="minorEastAsia" w:hAnsiTheme="minorHAnsi" w:cstheme="minorBidi"/>
          <w:noProof/>
          <w:lang w:val="es-CL" w:eastAsia="es-CL"/>
        </w:rPr>
      </w:pPr>
      <w:r>
        <w:rPr>
          <w:noProof/>
        </w:rPr>
        <w:t>4.4.7</w:t>
      </w:r>
      <w:r>
        <w:rPr>
          <w:rFonts w:asciiTheme="minorHAnsi" w:eastAsiaTheme="minorEastAsia" w:hAnsiTheme="minorHAnsi" w:cstheme="minorBidi"/>
          <w:noProof/>
          <w:lang w:val="es-CL" w:eastAsia="es-CL"/>
        </w:rPr>
        <w:tab/>
      </w:r>
      <w:r>
        <w:rPr>
          <w:noProof/>
        </w:rPr>
        <w:t>UR-TRK-007</w:t>
      </w:r>
      <w:r>
        <w:rPr>
          <w:noProof/>
        </w:rPr>
        <w:tab/>
      </w:r>
      <w:r>
        <w:rPr>
          <w:noProof/>
        </w:rPr>
        <w:fldChar w:fldCharType="begin"/>
      </w:r>
      <w:r>
        <w:rPr>
          <w:noProof/>
        </w:rPr>
        <w:instrText xml:space="preserve"> PAGEREF _Toc132288554 \h </w:instrText>
      </w:r>
      <w:r>
        <w:rPr>
          <w:noProof/>
        </w:rPr>
      </w:r>
      <w:r>
        <w:rPr>
          <w:noProof/>
        </w:rPr>
        <w:fldChar w:fldCharType="separate"/>
      </w:r>
      <w:r>
        <w:rPr>
          <w:noProof/>
        </w:rPr>
        <w:t>20</w:t>
      </w:r>
      <w:r>
        <w:rPr>
          <w:noProof/>
        </w:rPr>
        <w:fldChar w:fldCharType="end"/>
      </w:r>
    </w:p>
    <w:p w14:paraId="54C54D9C" w14:textId="21847D23" w:rsidR="00887693" w:rsidRDefault="00887693">
      <w:pPr>
        <w:pStyle w:val="TDC2"/>
        <w:tabs>
          <w:tab w:val="left" w:pos="660"/>
        </w:tabs>
        <w:rPr>
          <w:rFonts w:asciiTheme="minorHAnsi" w:eastAsiaTheme="minorEastAsia" w:hAnsiTheme="minorHAnsi" w:cstheme="minorBidi"/>
          <w:noProof/>
          <w:lang w:val="es-CL" w:eastAsia="es-CL"/>
        </w:rPr>
      </w:pPr>
      <w:r>
        <w:rPr>
          <w:noProof/>
        </w:rPr>
        <w:t>4.5</w:t>
      </w:r>
      <w:r>
        <w:rPr>
          <w:rFonts w:asciiTheme="minorHAnsi" w:eastAsiaTheme="minorEastAsia" w:hAnsiTheme="minorHAnsi" w:cstheme="minorBidi"/>
          <w:noProof/>
          <w:lang w:val="es-CL" w:eastAsia="es-CL"/>
        </w:rPr>
        <w:tab/>
      </w:r>
      <w:r>
        <w:rPr>
          <w:noProof/>
        </w:rPr>
        <w:t>Sistema de instrucción de operadores y mantenedores (SOM)</w:t>
      </w:r>
      <w:r>
        <w:rPr>
          <w:noProof/>
        </w:rPr>
        <w:tab/>
      </w:r>
      <w:r>
        <w:rPr>
          <w:noProof/>
        </w:rPr>
        <w:fldChar w:fldCharType="begin"/>
      </w:r>
      <w:r>
        <w:rPr>
          <w:noProof/>
        </w:rPr>
        <w:instrText xml:space="preserve"> PAGEREF _Toc132288555 \h </w:instrText>
      </w:r>
      <w:r>
        <w:rPr>
          <w:noProof/>
        </w:rPr>
      </w:r>
      <w:r>
        <w:rPr>
          <w:noProof/>
        </w:rPr>
        <w:fldChar w:fldCharType="separate"/>
      </w:r>
      <w:r>
        <w:rPr>
          <w:noProof/>
        </w:rPr>
        <w:t>21</w:t>
      </w:r>
      <w:r>
        <w:rPr>
          <w:noProof/>
        </w:rPr>
        <w:fldChar w:fldCharType="end"/>
      </w:r>
    </w:p>
    <w:p w14:paraId="303F4AAB" w14:textId="163F4573" w:rsidR="00887693" w:rsidRDefault="00887693">
      <w:pPr>
        <w:pStyle w:val="TDC3"/>
        <w:tabs>
          <w:tab w:val="left" w:pos="1100"/>
        </w:tabs>
        <w:rPr>
          <w:rFonts w:asciiTheme="minorHAnsi" w:eastAsiaTheme="minorEastAsia" w:hAnsiTheme="minorHAnsi" w:cstheme="minorBidi"/>
          <w:noProof/>
          <w:lang w:val="es-CL" w:eastAsia="es-CL"/>
        </w:rPr>
      </w:pPr>
      <w:r>
        <w:rPr>
          <w:noProof/>
        </w:rPr>
        <w:t>4.5.1</w:t>
      </w:r>
      <w:r>
        <w:rPr>
          <w:rFonts w:asciiTheme="minorHAnsi" w:eastAsiaTheme="minorEastAsia" w:hAnsiTheme="minorHAnsi" w:cstheme="minorBidi"/>
          <w:noProof/>
          <w:lang w:val="es-CL" w:eastAsia="es-CL"/>
        </w:rPr>
        <w:tab/>
      </w:r>
      <w:r>
        <w:rPr>
          <w:noProof/>
        </w:rPr>
        <w:t>UR-SOM-001</w:t>
      </w:r>
      <w:r>
        <w:rPr>
          <w:noProof/>
        </w:rPr>
        <w:tab/>
      </w:r>
      <w:r>
        <w:rPr>
          <w:noProof/>
        </w:rPr>
        <w:fldChar w:fldCharType="begin"/>
      </w:r>
      <w:r>
        <w:rPr>
          <w:noProof/>
        </w:rPr>
        <w:instrText xml:space="preserve"> PAGEREF _Toc132288556 \h </w:instrText>
      </w:r>
      <w:r>
        <w:rPr>
          <w:noProof/>
        </w:rPr>
      </w:r>
      <w:r>
        <w:rPr>
          <w:noProof/>
        </w:rPr>
        <w:fldChar w:fldCharType="separate"/>
      </w:r>
      <w:r>
        <w:rPr>
          <w:noProof/>
        </w:rPr>
        <w:t>21</w:t>
      </w:r>
      <w:r>
        <w:rPr>
          <w:noProof/>
        </w:rPr>
        <w:fldChar w:fldCharType="end"/>
      </w:r>
    </w:p>
    <w:p w14:paraId="0720494F" w14:textId="7AB16982" w:rsidR="00887693" w:rsidRDefault="00887693">
      <w:pPr>
        <w:pStyle w:val="TDC3"/>
        <w:tabs>
          <w:tab w:val="left" w:pos="1100"/>
        </w:tabs>
        <w:rPr>
          <w:rFonts w:asciiTheme="minorHAnsi" w:eastAsiaTheme="minorEastAsia" w:hAnsiTheme="minorHAnsi" w:cstheme="minorBidi"/>
          <w:noProof/>
          <w:lang w:val="es-CL" w:eastAsia="es-CL"/>
        </w:rPr>
      </w:pPr>
      <w:r>
        <w:rPr>
          <w:noProof/>
        </w:rPr>
        <w:t>4.5.2</w:t>
      </w:r>
      <w:r>
        <w:rPr>
          <w:rFonts w:asciiTheme="minorHAnsi" w:eastAsiaTheme="minorEastAsia" w:hAnsiTheme="minorHAnsi" w:cstheme="minorBidi"/>
          <w:noProof/>
          <w:lang w:val="es-CL" w:eastAsia="es-CL"/>
        </w:rPr>
        <w:tab/>
      </w:r>
      <w:r>
        <w:rPr>
          <w:noProof/>
        </w:rPr>
        <w:t>UR-SOM-002</w:t>
      </w:r>
      <w:r>
        <w:rPr>
          <w:noProof/>
        </w:rPr>
        <w:tab/>
      </w:r>
      <w:r>
        <w:rPr>
          <w:noProof/>
        </w:rPr>
        <w:fldChar w:fldCharType="begin"/>
      </w:r>
      <w:r>
        <w:rPr>
          <w:noProof/>
        </w:rPr>
        <w:instrText xml:space="preserve"> PAGEREF _Toc132288557 \h </w:instrText>
      </w:r>
      <w:r>
        <w:rPr>
          <w:noProof/>
        </w:rPr>
      </w:r>
      <w:r>
        <w:rPr>
          <w:noProof/>
        </w:rPr>
        <w:fldChar w:fldCharType="separate"/>
      </w:r>
      <w:r>
        <w:rPr>
          <w:noProof/>
        </w:rPr>
        <w:t>21</w:t>
      </w:r>
      <w:r>
        <w:rPr>
          <w:noProof/>
        </w:rPr>
        <w:fldChar w:fldCharType="end"/>
      </w:r>
    </w:p>
    <w:p w14:paraId="7CA8FE3D" w14:textId="68F95E38" w:rsidR="00887693" w:rsidRDefault="00887693">
      <w:pPr>
        <w:pStyle w:val="TDC3"/>
        <w:tabs>
          <w:tab w:val="left" w:pos="1100"/>
        </w:tabs>
        <w:rPr>
          <w:rFonts w:asciiTheme="minorHAnsi" w:eastAsiaTheme="minorEastAsia" w:hAnsiTheme="minorHAnsi" w:cstheme="minorBidi"/>
          <w:noProof/>
          <w:lang w:val="es-CL" w:eastAsia="es-CL"/>
        </w:rPr>
      </w:pPr>
      <w:r>
        <w:rPr>
          <w:noProof/>
        </w:rPr>
        <w:t>4.5.3</w:t>
      </w:r>
      <w:r>
        <w:rPr>
          <w:rFonts w:asciiTheme="minorHAnsi" w:eastAsiaTheme="minorEastAsia" w:hAnsiTheme="minorHAnsi" w:cstheme="minorBidi"/>
          <w:noProof/>
          <w:lang w:val="es-CL" w:eastAsia="es-CL"/>
        </w:rPr>
        <w:tab/>
      </w:r>
      <w:r>
        <w:rPr>
          <w:noProof/>
        </w:rPr>
        <w:t>UR-SOM-003</w:t>
      </w:r>
      <w:r>
        <w:rPr>
          <w:noProof/>
        </w:rPr>
        <w:tab/>
      </w:r>
      <w:r>
        <w:rPr>
          <w:noProof/>
        </w:rPr>
        <w:fldChar w:fldCharType="begin"/>
      </w:r>
      <w:r>
        <w:rPr>
          <w:noProof/>
        </w:rPr>
        <w:instrText xml:space="preserve"> PAGEREF _Toc132288558 \h </w:instrText>
      </w:r>
      <w:r>
        <w:rPr>
          <w:noProof/>
        </w:rPr>
      </w:r>
      <w:r>
        <w:rPr>
          <w:noProof/>
        </w:rPr>
        <w:fldChar w:fldCharType="separate"/>
      </w:r>
      <w:r>
        <w:rPr>
          <w:noProof/>
        </w:rPr>
        <w:t>21</w:t>
      </w:r>
      <w:r>
        <w:rPr>
          <w:noProof/>
        </w:rPr>
        <w:fldChar w:fldCharType="end"/>
      </w:r>
    </w:p>
    <w:p w14:paraId="7A2E603E" w14:textId="0A3F2C40" w:rsidR="00887693" w:rsidRDefault="00887693">
      <w:pPr>
        <w:pStyle w:val="TDC3"/>
        <w:tabs>
          <w:tab w:val="left" w:pos="1100"/>
        </w:tabs>
        <w:rPr>
          <w:rFonts w:asciiTheme="minorHAnsi" w:eastAsiaTheme="minorEastAsia" w:hAnsiTheme="minorHAnsi" w:cstheme="minorBidi"/>
          <w:noProof/>
          <w:lang w:val="es-CL" w:eastAsia="es-CL"/>
        </w:rPr>
      </w:pPr>
      <w:r>
        <w:rPr>
          <w:noProof/>
        </w:rPr>
        <w:t>4.5.4</w:t>
      </w:r>
      <w:r>
        <w:rPr>
          <w:rFonts w:asciiTheme="minorHAnsi" w:eastAsiaTheme="minorEastAsia" w:hAnsiTheme="minorHAnsi" w:cstheme="minorBidi"/>
          <w:noProof/>
          <w:lang w:val="es-CL" w:eastAsia="es-CL"/>
        </w:rPr>
        <w:tab/>
      </w:r>
      <w:r>
        <w:rPr>
          <w:noProof/>
        </w:rPr>
        <w:t>UR-SOM-004</w:t>
      </w:r>
      <w:r>
        <w:rPr>
          <w:noProof/>
        </w:rPr>
        <w:tab/>
      </w:r>
      <w:r>
        <w:rPr>
          <w:noProof/>
        </w:rPr>
        <w:fldChar w:fldCharType="begin"/>
      </w:r>
      <w:r>
        <w:rPr>
          <w:noProof/>
        </w:rPr>
        <w:instrText xml:space="preserve"> PAGEREF _Toc132288559 \h </w:instrText>
      </w:r>
      <w:r>
        <w:rPr>
          <w:noProof/>
        </w:rPr>
      </w:r>
      <w:r>
        <w:rPr>
          <w:noProof/>
        </w:rPr>
        <w:fldChar w:fldCharType="separate"/>
      </w:r>
      <w:r>
        <w:rPr>
          <w:noProof/>
        </w:rPr>
        <w:t>21</w:t>
      </w:r>
      <w:r>
        <w:rPr>
          <w:noProof/>
        </w:rPr>
        <w:fldChar w:fldCharType="end"/>
      </w:r>
    </w:p>
    <w:p w14:paraId="602F34EA" w14:textId="7E859B37" w:rsidR="00887693" w:rsidRDefault="00887693">
      <w:pPr>
        <w:pStyle w:val="TDC3"/>
        <w:tabs>
          <w:tab w:val="left" w:pos="1100"/>
        </w:tabs>
        <w:rPr>
          <w:rFonts w:asciiTheme="minorHAnsi" w:eastAsiaTheme="minorEastAsia" w:hAnsiTheme="minorHAnsi" w:cstheme="minorBidi"/>
          <w:noProof/>
          <w:lang w:val="es-CL" w:eastAsia="es-CL"/>
        </w:rPr>
      </w:pPr>
      <w:r>
        <w:rPr>
          <w:noProof/>
        </w:rPr>
        <w:t>4.5.5</w:t>
      </w:r>
      <w:r>
        <w:rPr>
          <w:rFonts w:asciiTheme="minorHAnsi" w:eastAsiaTheme="minorEastAsia" w:hAnsiTheme="minorHAnsi" w:cstheme="minorBidi"/>
          <w:noProof/>
          <w:lang w:val="es-CL" w:eastAsia="es-CL"/>
        </w:rPr>
        <w:tab/>
      </w:r>
      <w:r>
        <w:rPr>
          <w:noProof/>
        </w:rPr>
        <w:t>UR-SOM-005</w:t>
      </w:r>
      <w:r>
        <w:rPr>
          <w:noProof/>
        </w:rPr>
        <w:tab/>
      </w:r>
      <w:r>
        <w:rPr>
          <w:noProof/>
        </w:rPr>
        <w:fldChar w:fldCharType="begin"/>
      </w:r>
      <w:r>
        <w:rPr>
          <w:noProof/>
        </w:rPr>
        <w:instrText xml:space="preserve"> PAGEREF _Toc132288560 \h </w:instrText>
      </w:r>
      <w:r>
        <w:rPr>
          <w:noProof/>
        </w:rPr>
      </w:r>
      <w:r>
        <w:rPr>
          <w:noProof/>
        </w:rPr>
        <w:fldChar w:fldCharType="separate"/>
      </w:r>
      <w:r>
        <w:rPr>
          <w:noProof/>
        </w:rPr>
        <w:t>21</w:t>
      </w:r>
      <w:r>
        <w:rPr>
          <w:noProof/>
        </w:rPr>
        <w:fldChar w:fldCharType="end"/>
      </w:r>
    </w:p>
    <w:p w14:paraId="0E0DE1BB" w14:textId="7A195215" w:rsidR="00887693" w:rsidRDefault="00887693">
      <w:pPr>
        <w:pStyle w:val="TDC3"/>
        <w:tabs>
          <w:tab w:val="left" w:pos="1100"/>
        </w:tabs>
        <w:rPr>
          <w:rFonts w:asciiTheme="minorHAnsi" w:eastAsiaTheme="minorEastAsia" w:hAnsiTheme="minorHAnsi" w:cstheme="minorBidi"/>
          <w:noProof/>
          <w:lang w:val="es-CL" w:eastAsia="es-CL"/>
        </w:rPr>
      </w:pPr>
      <w:r>
        <w:rPr>
          <w:noProof/>
        </w:rPr>
        <w:t>4.5.6</w:t>
      </w:r>
      <w:r>
        <w:rPr>
          <w:rFonts w:asciiTheme="minorHAnsi" w:eastAsiaTheme="minorEastAsia" w:hAnsiTheme="minorHAnsi" w:cstheme="minorBidi"/>
          <w:noProof/>
          <w:lang w:val="es-CL" w:eastAsia="es-CL"/>
        </w:rPr>
        <w:tab/>
      </w:r>
      <w:r>
        <w:rPr>
          <w:noProof/>
        </w:rPr>
        <w:t>UR-SOM-006</w:t>
      </w:r>
      <w:r>
        <w:rPr>
          <w:noProof/>
        </w:rPr>
        <w:tab/>
      </w:r>
      <w:r>
        <w:rPr>
          <w:noProof/>
        </w:rPr>
        <w:fldChar w:fldCharType="begin"/>
      </w:r>
      <w:r>
        <w:rPr>
          <w:noProof/>
        </w:rPr>
        <w:instrText xml:space="preserve"> PAGEREF _Toc132288561 \h </w:instrText>
      </w:r>
      <w:r>
        <w:rPr>
          <w:noProof/>
        </w:rPr>
      </w:r>
      <w:r>
        <w:rPr>
          <w:noProof/>
        </w:rPr>
        <w:fldChar w:fldCharType="separate"/>
      </w:r>
      <w:r>
        <w:rPr>
          <w:noProof/>
        </w:rPr>
        <w:t>21</w:t>
      </w:r>
      <w:r>
        <w:rPr>
          <w:noProof/>
        </w:rPr>
        <w:fldChar w:fldCharType="end"/>
      </w:r>
    </w:p>
    <w:p w14:paraId="45998BEA" w14:textId="11A9D922" w:rsidR="00887693" w:rsidRDefault="00887693">
      <w:pPr>
        <w:pStyle w:val="TDC2"/>
        <w:tabs>
          <w:tab w:val="left" w:pos="660"/>
        </w:tabs>
        <w:rPr>
          <w:rFonts w:asciiTheme="minorHAnsi" w:eastAsiaTheme="minorEastAsia" w:hAnsiTheme="minorHAnsi" w:cstheme="minorBidi"/>
          <w:noProof/>
          <w:lang w:val="es-CL" w:eastAsia="es-CL"/>
        </w:rPr>
      </w:pPr>
      <w:r>
        <w:rPr>
          <w:noProof/>
        </w:rPr>
        <w:t>4.6</w:t>
      </w:r>
      <w:r>
        <w:rPr>
          <w:rFonts w:asciiTheme="minorHAnsi" w:eastAsiaTheme="minorEastAsia" w:hAnsiTheme="minorHAnsi" w:cstheme="minorBidi"/>
          <w:noProof/>
          <w:lang w:val="es-CL" w:eastAsia="es-CL"/>
        </w:rPr>
        <w:tab/>
      </w:r>
      <w:r>
        <w:rPr>
          <w:noProof/>
        </w:rPr>
        <w:t>Sistema de Centro de Datos (CDA)</w:t>
      </w:r>
      <w:r>
        <w:rPr>
          <w:noProof/>
        </w:rPr>
        <w:tab/>
      </w:r>
      <w:r>
        <w:rPr>
          <w:noProof/>
        </w:rPr>
        <w:fldChar w:fldCharType="begin"/>
      </w:r>
      <w:r>
        <w:rPr>
          <w:noProof/>
        </w:rPr>
        <w:instrText xml:space="preserve"> PAGEREF _Toc132288562 \h </w:instrText>
      </w:r>
      <w:r>
        <w:rPr>
          <w:noProof/>
        </w:rPr>
      </w:r>
      <w:r>
        <w:rPr>
          <w:noProof/>
        </w:rPr>
        <w:fldChar w:fldCharType="separate"/>
      </w:r>
      <w:r>
        <w:rPr>
          <w:noProof/>
        </w:rPr>
        <w:t>22</w:t>
      </w:r>
      <w:r>
        <w:rPr>
          <w:noProof/>
        </w:rPr>
        <w:fldChar w:fldCharType="end"/>
      </w:r>
    </w:p>
    <w:p w14:paraId="2E9966B4" w14:textId="26B72416" w:rsidR="00887693" w:rsidRDefault="00887693">
      <w:pPr>
        <w:pStyle w:val="TDC3"/>
        <w:tabs>
          <w:tab w:val="left" w:pos="1100"/>
        </w:tabs>
        <w:rPr>
          <w:rFonts w:asciiTheme="minorHAnsi" w:eastAsiaTheme="minorEastAsia" w:hAnsiTheme="minorHAnsi" w:cstheme="minorBidi"/>
          <w:noProof/>
          <w:lang w:val="es-CL" w:eastAsia="es-CL"/>
        </w:rPr>
      </w:pPr>
      <w:r>
        <w:rPr>
          <w:noProof/>
        </w:rPr>
        <w:t>4.6.1</w:t>
      </w:r>
      <w:r>
        <w:rPr>
          <w:rFonts w:asciiTheme="minorHAnsi" w:eastAsiaTheme="minorEastAsia" w:hAnsiTheme="minorHAnsi" w:cstheme="minorBidi"/>
          <w:noProof/>
          <w:lang w:val="es-CL" w:eastAsia="es-CL"/>
        </w:rPr>
        <w:tab/>
      </w:r>
      <w:r>
        <w:rPr>
          <w:noProof/>
        </w:rPr>
        <w:t>UR-CDA-001</w:t>
      </w:r>
      <w:r>
        <w:rPr>
          <w:noProof/>
        </w:rPr>
        <w:tab/>
      </w:r>
      <w:r>
        <w:rPr>
          <w:noProof/>
        </w:rPr>
        <w:fldChar w:fldCharType="begin"/>
      </w:r>
      <w:r>
        <w:rPr>
          <w:noProof/>
        </w:rPr>
        <w:instrText xml:space="preserve"> PAGEREF _Toc132288563 \h </w:instrText>
      </w:r>
      <w:r>
        <w:rPr>
          <w:noProof/>
        </w:rPr>
      </w:r>
      <w:r>
        <w:rPr>
          <w:noProof/>
        </w:rPr>
        <w:fldChar w:fldCharType="separate"/>
      </w:r>
      <w:r>
        <w:rPr>
          <w:noProof/>
        </w:rPr>
        <w:t>22</w:t>
      </w:r>
      <w:r>
        <w:rPr>
          <w:noProof/>
        </w:rPr>
        <w:fldChar w:fldCharType="end"/>
      </w:r>
    </w:p>
    <w:p w14:paraId="4E05C0EF" w14:textId="19D188CE" w:rsidR="00887693" w:rsidRDefault="00887693">
      <w:pPr>
        <w:pStyle w:val="TDC3"/>
        <w:tabs>
          <w:tab w:val="left" w:pos="1100"/>
        </w:tabs>
        <w:rPr>
          <w:rFonts w:asciiTheme="minorHAnsi" w:eastAsiaTheme="minorEastAsia" w:hAnsiTheme="minorHAnsi" w:cstheme="minorBidi"/>
          <w:noProof/>
          <w:lang w:val="es-CL" w:eastAsia="es-CL"/>
        </w:rPr>
      </w:pPr>
      <w:r>
        <w:rPr>
          <w:noProof/>
        </w:rPr>
        <w:t>4.6.2</w:t>
      </w:r>
      <w:r>
        <w:rPr>
          <w:rFonts w:asciiTheme="minorHAnsi" w:eastAsiaTheme="minorEastAsia" w:hAnsiTheme="minorHAnsi" w:cstheme="minorBidi"/>
          <w:noProof/>
          <w:lang w:val="es-CL" w:eastAsia="es-CL"/>
        </w:rPr>
        <w:tab/>
      </w:r>
      <w:r>
        <w:rPr>
          <w:noProof/>
        </w:rPr>
        <w:t>UR-CDA-002</w:t>
      </w:r>
      <w:r>
        <w:rPr>
          <w:noProof/>
        </w:rPr>
        <w:tab/>
      </w:r>
      <w:r>
        <w:rPr>
          <w:noProof/>
        </w:rPr>
        <w:fldChar w:fldCharType="begin"/>
      </w:r>
      <w:r>
        <w:rPr>
          <w:noProof/>
        </w:rPr>
        <w:instrText xml:space="preserve"> PAGEREF _Toc132288564 \h </w:instrText>
      </w:r>
      <w:r>
        <w:rPr>
          <w:noProof/>
        </w:rPr>
      </w:r>
      <w:r>
        <w:rPr>
          <w:noProof/>
        </w:rPr>
        <w:fldChar w:fldCharType="separate"/>
      </w:r>
      <w:r>
        <w:rPr>
          <w:noProof/>
        </w:rPr>
        <w:t>22</w:t>
      </w:r>
      <w:r>
        <w:rPr>
          <w:noProof/>
        </w:rPr>
        <w:fldChar w:fldCharType="end"/>
      </w:r>
    </w:p>
    <w:p w14:paraId="4DC77DD8" w14:textId="4C8FC62B" w:rsidR="00887693" w:rsidRDefault="00887693">
      <w:pPr>
        <w:pStyle w:val="TDC3"/>
        <w:tabs>
          <w:tab w:val="left" w:pos="1100"/>
        </w:tabs>
        <w:rPr>
          <w:rFonts w:asciiTheme="minorHAnsi" w:eastAsiaTheme="minorEastAsia" w:hAnsiTheme="minorHAnsi" w:cstheme="minorBidi"/>
          <w:noProof/>
          <w:lang w:val="es-CL" w:eastAsia="es-CL"/>
        </w:rPr>
      </w:pPr>
      <w:r>
        <w:rPr>
          <w:noProof/>
        </w:rPr>
        <w:t>4.6.3</w:t>
      </w:r>
      <w:r>
        <w:rPr>
          <w:rFonts w:asciiTheme="minorHAnsi" w:eastAsiaTheme="minorEastAsia" w:hAnsiTheme="minorHAnsi" w:cstheme="minorBidi"/>
          <w:noProof/>
          <w:lang w:val="es-CL" w:eastAsia="es-CL"/>
        </w:rPr>
        <w:tab/>
      </w:r>
      <w:r>
        <w:rPr>
          <w:noProof/>
        </w:rPr>
        <w:t>UR-CDA-003</w:t>
      </w:r>
      <w:r>
        <w:rPr>
          <w:noProof/>
        </w:rPr>
        <w:tab/>
      </w:r>
      <w:r>
        <w:rPr>
          <w:noProof/>
        </w:rPr>
        <w:fldChar w:fldCharType="begin"/>
      </w:r>
      <w:r>
        <w:rPr>
          <w:noProof/>
        </w:rPr>
        <w:instrText xml:space="preserve"> PAGEREF _Toc132288565 \h </w:instrText>
      </w:r>
      <w:r>
        <w:rPr>
          <w:noProof/>
        </w:rPr>
      </w:r>
      <w:r>
        <w:rPr>
          <w:noProof/>
        </w:rPr>
        <w:fldChar w:fldCharType="separate"/>
      </w:r>
      <w:r>
        <w:rPr>
          <w:noProof/>
        </w:rPr>
        <w:t>22</w:t>
      </w:r>
      <w:r>
        <w:rPr>
          <w:noProof/>
        </w:rPr>
        <w:fldChar w:fldCharType="end"/>
      </w:r>
    </w:p>
    <w:p w14:paraId="7933AC52" w14:textId="417775D5" w:rsidR="00887693" w:rsidRDefault="00887693">
      <w:pPr>
        <w:pStyle w:val="TDC3"/>
        <w:tabs>
          <w:tab w:val="left" w:pos="1100"/>
        </w:tabs>
        <w:rPr>
          <w:rFonts w:asciiTheme="minorHAnsi" w:eastAsiaTheme="minorEastAsia" w:hAnsiTheme="minorHAnsi" w:cstheme="minorBidi"/>
          <w:noProof/>
          <w:lang w:val="es-CL" w:eastAsia="es-CL"/>
        </w:rPr>
      </w:pPr>
      <w:r>
        <w:rPr>
          <w:noProof/>
        </w:rPr>
        <w:t>4.6.4</w:t>
      </w:r>
      <w:r>
        <w:rPr>
          <w:rFonts w:asciiTheme="minorHAnsi" w:eastAsiaTheme="minorEastAsia" w:hAnsiTheme="minorHAnsi" w:cstheme="minorBidi"/>
          <w:noProof/>
          <w:lang w:val="es-CL" w:eastAsia="es-CL"/>
        </w:rPr>
        <w:tab/>
      </w:r>
      <w:r>
        <w:rPr>
          <w:noProof/>
        </w:rPr>
        <w:t>UR-CDA-004</w:t>
      </w:r>
      <w:r>
        <w:rPr>
          <w:noProof/>
        </w:rPr>
        <w:tab/>
      </w:r>
      <w:r>
        <w:rPr>
          <w:noProof/>
        </w:rPr>
        <w:fldChar w:fldCharType="begin"/>
      </w:r>
      <w:r>
        <w:rPr>
          <w:noProof/>
        </w:rPr>
        <w:instrText xml:space="preserve"> PAGEREF _Toc132288566 \h </w:instrText>
      </w:r>
      <w:r>
        <w:rPr>
          <w:noProof/>
        </w:rPr>
      </w:r>
      <w:r>
        <w:rPr>
          <w:noProof/>
        </w:rPr>
        <w:fldChar w:fldCharType="separate"/>
      </w:r>
      <w:r>
        <w:rPr>
          <w:noProof/>
        </w:rPr>
        <w:t>22</w:t>
      </w:r>
      <w:r>
        <w:rPr>
          <w:noProof/>
        </w:rPr>
        <w:fldChar w:fldCharType="end"/>
      </w:r>
    </w:p>
    <w:p w14:paraId="4E66B25C" w14:textId="1231F447" w:rsidR="00887693" w:rsidRDefault="00887693">
      <w:pPr>
        <w:pStyle w:val="TDC3"/>
        <w:tabs>
          <w:tab w:val="left" w:pos="1100"/>
        </w:tabs>
        <w:rPr>
          <w:rFonts w:asciiTheme="minorHAnsi" w:eastAsiaTheme="minorEastAsia" w:hAnsiTheme="minorHAnsi" w:cstheme="minorBidi"/>
          <w:noProof/>
          <w:lang w:val="es-CL" w:eastAsia="es-CL"/>
        </w:rPr>
      </w:pPr>
      <w:r>
        <w:rPr>
          <w:noProof/>
        </w:rPr>
        <w:t>4.6.5</w:t>
      </w:r>
      <w:r>
        <w:rPr>
          <w:rFonts w:asciiTheme="minorHAnsi" w:eastAsiaTheme="minorEastAsia" w:hAnsiTheme="minorHAnsi" w:cstheme="minorBidi"/>
          <w:noProof/>
          <w:lang w:val="es-CL" w:eastAsia="es-CL"/>
        </w:rPr>
        <w:tab/>
      </w:r>
      <w:r>
        <w:rPr>
          <w:noProof/>
        </w:rPr>
        <w:t>UR-CDA-005</w:t>
      </w:r>
      <w:r>
        <w:rPr>
          <w:noProof/>
        </w:rPr>
        <w:tab/>
      </w:r>
      <w:r>
        <w:rPr>
          <w:noProof/>
        </w:rPr>
        <w:fldChar w:fldCharType="begin"/>
      </w:r>
      <w:r>
        <w:rPr>
          <w:noProof/>
        </w:rPr>
        <w:instrText xml:space="preserve"> PAGEREF _Toc132288567 \h </w:instrText>
      </w:r>
      <w:r>
        <w:rPr>
          <w:noProof/>
        </w:rPr>
      </w:r>
      <w:r>
        <w:rPr>
          <w:noProof/>
        </w:rPr>
        <w:fldChar w:fldCharType="separate"/>
      </w:r>
      <w:r>
        <w:rPr>
          <w:noProof/>
        </w:rPr>
        <w:t>22</w:t>
      </w:r>
      <w:r>
        <w:rPr>
          <w:noProof/>
        </w:rPr>
        <w:fldChar w:fldCharType="end"/>
      </w:r>
    </w:p>
    <w:p w14:paraId="54D554E7" w14:textId="7ADC1955" w:rsidR="00887693" w:rsidRDefault="00887693">
      <w:pPr>
        <w:pStyle w:val="TDC2"/>
        <w:tabs>
          <w:tab w:val="left" w:pos="660"/>
        </w:tabs>
        <w:rPr>
          <w:rFonts w:asciiTheme="minorHAnsi" w:eastAsiaTheme="minorEastAsia" w:hAnsiTheme="minorHAnsi" w:cstheme="minorBidi"/>
          <w:noProof/>
          <w:lang w:val="es-CL" w:eastAsia="es-CL"/>
        </w:rPr>
      </w:pPr>
      <w:r>
        <w:rPr>
          <w:noProof/>
        </w:rPr>
        <w:t>4.7</w:t>
      </w:r>
      <w:r>
        <w:rPr>
          <w:rFonts w:asciiTheme="minorHAnsi" w:eastAsiaTheme="minorEastAsia" w:hAnsiTheme="minorHAnsi" w:cstheme="minorBidi"/>
          <w:noProof/>
          <w:lang w:val="es-CL" w:eastAsia="es-CL"/>
        </w:rPr>
        <w:tab/>
      </w:r>
      <w:r>
        <w:rPr>
          <w:noProof/>
        </w:rPr>
        <w:t>Sistema Gestión de Ordenes Técnicas (SOT)</w:t>
      </w:r>
      <w:r>
        <w:rPr>
          <w:noProof/>
        </w:rPr>
        <w:tab/>
      </w:r>
      <w:r>
        <w:rPr>
          <w:noProof/>
        </w:rPr>
        <w:fldChar w:fldCharType="begin"/>
      </w:r>
      <w:r>
        <w:rPr>
          <w:noProof/>
        </w:rPr>
        <w:instrText xml:space="preserve"> PAGEREF _Toc132288568 \h </w:instrText>
      </w:r>
      <w:r>
        <w:rPr>
          <w:noProof/>
        </w:rPr>
      </w:r>
      <w:r>
        <w:rPr>
          <w:noProof/>
        </w:rPr>
        <w:fldChar w:fldCharType="separate"/>
      </w:r>
      <w:r>
        <w:rPr>
          <w:noProof/>
        </w:rPr>
        <w:t>23</w:t>
      </w:r>
      <w:r>
        <w:rPr>
          <w:noProof/>
        </w:rPr>
        <w:fldChar w:fldCharType="end"/>
      </w:r>
    </w:p>
    <w:p w14:paraId="172707D3" w14:textId="2233B038" w:rsidR="00887693" w:rsidRDefault="00887693">
      <w:pPr>
        <w:pStyle w:val="TDC3"/>
        <w:tabs>
          <w:tab w:val="left" w:pos="1100"/>
        </w:tabs>
        <w:rPr>
          <w:rFonts w:asciiTheme="minorHAnsi" w:eastAsiaTheme="minorEastAsia" w:hAnsiTheme="minorHAnsi" w:cstheme="minorBidi"/>
          <w:noProof/>
          <w:lang w:val="es-CL" w:eastAsia="es-CL"/>
        </w:rPr>
      </w:pPr>
      <w:r>
        <w:rPr>
          <w:noProof/>
        </w:rPr>
        <w:t>4.7.1</w:t>
      </w:r>
      <w:r>
        <w:rPr>
          <w:rFonts w:asciiTheme="minorHAnsi" w:eastAsiaTheme="minorEastAsia" w:hAnsiTheme="minorHAnsi" w:cstheme="minorBidi"/>
          <w:noProof/>
          <w:lang w:val="es-CL" w:eastAsia="es-CL"/>
        </w:rPr>
        <w:tab/>
      </w:r>
      <w:r>
        <w:rPr>
          <w:noProof/>
        </w:rPr>
        <w:t>UR-SOT-001</w:t>
      </w:r>
      <w:r>
        <w:rPr>
          <w:noProof/>
        </w:rPr>
        <w:tab/>
      </w:r>
      <w:r>
        <w:rPr>
          <w:noProof/>
        </w:rPr>
        <w:fldChar w:fldCharType="begin"/>
      </w:r>
      <w:r>
        <w:rPr>
          <w:noProof/>
        </w:rPr>
        <w:instrText xml:space="preserve"> PAGEREF _Toc132288569 \h </w:instrText>
      </w:r>
      <w:r>
        <w:rPr>
          <w:noProof/>
        </w:rPr>
      </w:r>
      <w:r>
        <w:rPr>
          <w:noProof/>
        </w:rPr>
        <w:fldChar w:fldCharType="separate"/>
      </w:r>
      <w:r>
        <w:rPr>
          <w:noProof/>
        </w:rPr>
        <w:t>23</w:t>
      </w:r>
      <w:r>
        <w:rPr>
          <w:noProof/>
        </w:rPr>
        <w:fldChar w:fldCharType="end"/>
      </w:r>
    </w:p>
    <w:p w14:paraId="4F63DE54" w14:textId="1E2BD203" w:rsidR="00887693" w:rsidRDefault="00887693">
      <w:pPr>
        <w:pStyle w:val="TDC3"/>
        <w:tabs>
          <w:tab w:val="left" w:pos="1100"/>
        </w:tabs>
        <w:rPr>
          <w:rFonts w:asciiTheme="minorHAnsi" w:eastAsiaTheme="minorEastAsia" w:hAnsiTheme="minorHAnsi" w:cstheme="minorBidi"/>
          <w:noProof/>
          <w:lang w:val="es-CL" w:eastAsia="es-CL"/>
        </w:rPr>
      </w:pPr>
      <w:r>
        <w:rPr>
          <w:noProof/>
        </w:rPr>
        <w:t>4.7.2</w:t>
      </w:r>
      <w:r>
        <w:rPr>
          <w:rFonts w:asciiTheme="minorHAnsi" w:eastAsiaTheme="minorEastAsia" w:hAnsiTheme="minorHAnsi" w:cstheme="minorBidi"/>
          <w:noProof/>
          <w:lang w:val="es-CL" w:eastAsia="es-CL"/>
        </w:rPr>
        <w:tab/>
      </w:r>
      <w:r>
        <w:rPr>
          <w:noProof/>
        </w:rPr>
        <w:t>UR-SOT-002</w:t>
      </w:r>
      <w:r>
        <w:rPr>
          <w:noProof/>
        </w:rPr>
        <w:tab/>
      </w:r>
      <w:r>
        <w:rPr>
          <w:noProof/>
        </w:rPr>
        <w:fldChar w:fldCharType="begin"/>
      </w:r>
      <w:r>
        <w:rPr>
          <w:noProof/>
        </w:rPr>
        <w:instrText xml:space="preserve"> PAGEREF _Toc132288570 \h </w:instrText>
      </w:r>
      <w:r>
        <w:rPr>
          <w:noProof/>
        </w:rPr>
      </w:r>
      <w:r>
        <w:rPr>
          <w:noProof/>
        </w:rPr>
        <w:fldChar w:fldCharType="separate"/>
      </w:r>
      <w:r>
        <w:rPr>
          <w:noProof/>
        </w:rPr>
        <w:t>23</w:t>
      </w:r>
      <w:r>
        <w:rPr>
          <w:noProof/>
        </w:rPr>
        <w:fldChar w:fldCharType="end"/>
      </w:r>
    </w:p>
    <w:p w14:paraId="45550A97" w14:textId="561E52EF" w:rsidR="00887693" w:rsidRDefault="00887693">
      <w:pPr>
        <w:pStyle w:val="TDC3"/>
        <w:tabs>
          <w:tab w:val="left" w:pos="1100"/>
        </w:tabs>
        <w:rPr>
          <w:rFonts w:asciiTheme="minorHAnsi" w:eastAsiaTheme="minorEastAsia" w:hAnsiTheme="minorHAnsi" w:cstheme="minorBidi"/>
          <w:noProof/>
          <w:lang w:val="es-CL" w:eastAsia="es-CL"/>
        </w:rPr>
      </w:pPr>
      <w:r>
        <w:rPr>
          <w:noProof/>
        </w:rPr>
        <w:t>4.7.3</w:t>
      </w:r>
      <w:r>
        <w:rPr>
          <w:rFonts w:asciiTheme="minorHAnsi" w:eastAsiaTheme="minorEastAsia" w:hAnsiTheme="minorHAnsi" w:cstheme="minorBidi"/>
          <w:noProof/>
          <w:lang w:val="es-CL" w:eastAsia="es-CL"/>
        </w:rPr>
        <w:tab/>
      </w:r>
      <w:r>
        <w:rPr>
          <w:noProof/>
        </w:rPr>
        <w:t>UR-SOT-003</w:t>
      </w:r>
      <w:r>
        <w:rPr>
          <w:noProof/>
        </w:rPr>
        <w:tab/>
      </w:r>
      <w:r>
        <w:rPr>
          <w:noProof/>
        </w:rPr>
        <w:fldChar w:fldCharType="begin"/>
      </w:r>
      <w:r>
        <w:rPr>
          <w:noProof/>
        </w:rPr>
        <w:instrText xml:space="preserve"> PAGEREF _Toc132288571 \h </w:instrText>
      </w:r>
      <w:r>
        <w:rPr>
          <w:noProof/>
        </w:rPr>
      </w:r>
      <w:r>
        <w:rPr>
          <w:noProof/>
        </w:rPr>
        <w:fldChar w:fldCharType="separate"/>
      </w:r>
      <w:r>
        <w:rPr>
          <w:noProof/>
        </w:rPr>
        <w:t>23</w:t>
      </w:r>
      <w:r>
        <w:rPr>
          <w:noProof/>
        </w:rPr>
        <w:fldChar w:fldCharType="end"/>
      </w:r>
    </w:p>
    <w:p w14:paraId="6A842708" w14:textId="092EAF53" w:rsidR="00887693" w:rsidRDefault="00887693">
      <w:pPr>
        <w:pStyle w:val="TDC3"/>
        <w:tabs>
          <w:tab w:val="left" w:pos="1100"/>
        </w:tabs>
        <w:rPr>
          <w:rFonts w:asciiTheme="minorHAnsi" w:eastAsiaTheme="minorEastAsia" w:hAnsiTheme="minorHAnsi" w:cstheme="minorBidi"/>
          <w:noProof/>
          <w:lang w:val="es-CL" w:eastAsia="es-CL"/>
        </w:rPr>
      </w:pPr>
      <w:r>
        <w:rPr>
          <w:noProof/>
        </w:rPr>
        <w:t>4.7.4</w:t>
      </w:r>
      <w:r>
        <w:rPr>
          <w:rFonts w:asciiTheme="minorHAnsi" w:eastAsiaTheme="minorEastAsia" w:hAnsiTheme="minorHAnsi" w:cstheme="minorBidi"/>
          <w:noProof/>
          <w:lang w:val="es-CL" w:eastAsia="es-CL"/>
        </w:rPr>
        <w:tab/>
      </w:r>
      <w:r>
        <w:rPr>
          <w:noProof/>
        </w:rPr>
        <w:t>UR-SOT-005</w:t>
      </w:r>
      <w:r>
        <w:rPr>
          <w:noProof/>
        </w:rPr>
        <w:tab/>
      </w:r>
      <w:r>
        <w:rPr>
          <w:noProof/>
        </w:rPr>
        <w:fldChar w:fldCharType="begin"/>
      </w:r>
      <w:r>
        <w:rPr>
          <w:noProof/>
        </w:rPr>
        <w:instrText xml:space="preserve"> PAGEREF _Toc132288572 \h </w:instrText>
      </w:r>
      <w:r>
        <w:rPr>
          <w:noProof/>
        </w:rPr>
      </w:r>
      <w:r>
        <w:rPr>
          <w:noProof/>
        </w:rPr>
        <w:fldChar w:fldCharType="separate"/>
      </w:r>
      <w:r>
        <w:rPr>
          <w:noProof/>
        </w:rPr>
        <w:t>23</w:t>
      </w:r>
      <w:r>
        <w:rPr>
          <w:noProof/>
        </w:rPr>
        <w:fldChar w:fldCharType="end"/>
      </w:r>
    </w:p>
    <w:p w14:paraId="6ADA587D" w14:textId="1840D416" w:rsidR="00887693" w:rsidRDefault="00887693">
      <w:pPr>
        <w:pStyle w:val="TDC3"/>
        <w:tabs>
          <w:tab w:val="left" w:pos="1100"/>
        </w:tabs>
        <w:rPr>
          <w:rFonts w:asciiTheme="minorHAnsi" w:eastAsiaTheme="minorEastAsia" w:hAnsiTheme="minorHAnsi" w:cstheme="minorBidi"/>
          <w:noProof/>
          <w:lang w:val="es-CL" w:eastAsia="es-CL"/>
        </w:rPr>
      </w:pPr>
      <w:r>
        <w:rPr>
          <w:noProof/>
        </w:rPr>
        <w:t>4.7.5</w:t>
      </w:r>
      <w:r>
        <w:rPr>
          <w:rFonts w:asciiTheme="minorHAnsi" w:eastAsiaTheme="minorEastAsia" w:hAnsiTheme="minorHAnsi" w:cstheme="minorBidi"/>
          <w:noProof/>
          <w:lang w:val="es-CL" w:eastAsia="es-CL"/>
        </w:rPr>
        <w:tab/>
      </w:r>
      <w:r>
        <w:rPr>
          <w:noProof/>
        </w:rPr>
        <w:t>UR-SOT-006</w:t>
      </w:r>
      <w:r>
        <w:rPr>
          <w:noProof/>
        </w:rPr>
        <w:tab/>
      </w:r>
      <w:r>
        <w:rPr>
          <w:noProof/>
        </w:rPr>
        <w:fldChar w:fldCharType="begin"/>
      </w:r>
      <w:r>
        <w:rPr>
          <w:noProof/>
        </w:rPr>
        <w:instrText xml:space="preserve"> PAGEREF _Toc132288573 \h </w:instrText>
      </w:r>
      <w:r>
        <w:rPr>
          <w:noProof/>
        </w:rPr>
      </w:r>
      <w:r>
        <w:rPr>
          <w:noProof/>
        </w:rPr>
        <w:fldChar w:fldCharType="separate"/>
      </w:r>
      <w:r>
        <w:rPr>
          <w:noProof/>
        </w:rPr>
        <w:t>23</w:t>
      </w:r>
      <w:r>
        <w:rPr>
          <w:noProof/>
        </w:rPr>
        <w:fldChar w:fldCharType="end"/>
      </w:r>
    </w:p>
    <w:p w14:paraId="5581938B" w14:textId="76EEDE09" w:rsidR="00887693" w:rsidRDefault="00887693">
      <w:pPr>
        <w:pStyle w:val="TDC2"/>
        <w:tabs>
          <w:tab w:val="left" w:pos="660"/>
        </w:tabs>
        <w:rPr>
          <w:rFonts w:asciiTheme="minorHAnsi" w:eastAsiaTheme="minorEastAsia" w:hAnsiTheme="minorHAnsi" w:cstheme="minorBidi"/>
          <w:noProof/>
          <w:lang w:val="es-CL" w:eastAsia="es-CL"/>
        </w:rPr>
      </w:pPr>
      <w:r>
        <w:rPr>
          <w:noProof/>
        </w:rPr>
        <w:t>4.8</w:t>
      </w:r>
      <w:r>
        <w:rPr>
          <w:rFonts w:asciiTheme="minorHAnsi" w:eastAsiaTheme="minorEastAsia" w:hAnsiTheme="minorHAnsi" w:cstheme="minorBidi"/>
          <w:noProof/>
          <w:lang w:val="es-CL" w:eastAsia="es-CL"/>
        </w:rPr>
        <w:tab/>
      </w:r>
      <w:r>
        <w:rPr>
          <w:noProof/>
        </w:rPr>
        <w:t>Sistema Adquisición de datos e instrumentación (ADI)</w:t>
      </w:r>
      <w:r>
        <w:rPr>
          <w:noProof/>
        </w:rPr>
        <w:tab/>
      </w:r>
      <w:r>
        <w:rPr>
          <w:noProof/>
        </w:rPr>
        <w:fldChar w:fldCharType="begin"/>
      </w:r>
      <w:r>
        <w:rPr>
          <w:noProof/>
        </w:rPr>
        <w:instrText xml:space="preserve"> PAGEREF _Toc132288574 \h </w:instrText>
      </w:r>
      <w:r>
        <w:rPr>
          <w:noProof/>
        </w:rPr>
      </w:r>
      <w:r>
        <w:rPr>
          <w:noProof/>
        </w:rPr>
        <w:fldChar w:fldCharType="separate"/>
      </w:r>
      <w:r>
        <w:rPr>
          <w:noProof/>
        </w:rPr>
        <w:t>24</w:t>
      </w:r>
      <w:r>
        <w:rPr>
          <w:noProof/>
        </w:rPr>
        <w:fldChar w:fldCharType="end"/>
      </w:r>
    </w:p>
    <w:p w14:paraId="67061722" w14:textId="2CCDCA84" w:rsidR="00887693" w:rsidRDefault="00887693">
      <w:pPr>
        <w:pStyle w:val="TDC3"/>
        <w:tabs>
          <w:tab w:val="left" w:pos="1100"/>
        </w:tabs>
        <w:rPr>
          <w:rFonts w:asciiTheme="minorHAnsi" w:eastAsiaTheme="minorEastAsia" w:hAnsiTheme="minorHAnsi" w:cstheme="minorBidi"/>
          <w:noProof/>
          <w:lang w:val="es-CL" w:eastAsia="es-CL"/>
        </w:rPr>
      </w:pPr>
      <w:r>
        <w:rPr>
          <w:noProof/>
        </w:rPr>
        <w:t>4.8.1</w:t>
      </w:r>
      <w:r>
        <w:rPr>
          <w:rFonts w:asciiTheme="minorHAnsi" w:eastAsiaTheme="minorEastAsia" w:hAnsiTheme="minorHAnsi" w:cstheme="minorBidi"/>
          <w:noProof/>
          <w:lang w:val="es-CL" w:eastAsia="es-CL"/>
        </w:rPr>
        <w:tab/>
      </w:r>
      <w:r>
        <w:rPr>
          <w:noProof/>
        </w:rPr>
        <w:t>UR-ADI-001</w:t>
      </w:r>
      <w:r>
        <w:rPr>
          <w:noProof/>
        </w:rPr>
        <w:tab/>
      </w:r>
      <w:r>
        <w:rPr>
          <w:noProof/>
        </w:rPr>
        <w:fldChar w:fldCharType="begin"/>
      </w:r>
      <w:r>
        <w:rPr>
          <w:noProof/>
        </w:rPr>
        <w:instrText xml:space="preserve"> PAGEREF _Toc132288575 \h </w:instrText>
      </w:r>
      <w:r>
        <w:rPr>
          <w:noProof/>
        </w:rPr>
      </w:r>
      <w:r>
        <w:rPr>
          <w:noProof/>
        </w:rPr>
        <w:fldChar w:fldCharType="separate"/>
      </w:r>
      <w:r>
        <w:rPr>
          <w:noProof/>
        </w:rPr>
        <w:t>24</w:t>
      </w:r>
      <w:r>
        <w:rPr>
          <w:noProof/>
        </w:rPr>
        <w:fldChar w:fldCharType="end"/>
      </w:r>
    </w:p>
    <w:p w14:paraId="6FB252CF" w14:textId="0949825A" w:rsidR="00887693" w:rsidRDefault="00887693">
      <w:pPr>
        <w:pStyle w:val="TDC3"/>
        <w:tabs>
          <w:tab w:val="left" w:pos="1100"/>
        </w:tabs>
        <w:rPr>
          <w:rFonts w:asciiTheme="minorHAnsi" w:eastAsiaTheme="minorEastAsia" w:hAnsiTheme="minorHAnsi" w:cstheme="minorBidi"/>
          <w:noProof/>
          <w:lang w:val="es-CL" w:eastAsia="es-CL"/>
        </w:rPr>
      </w:pPr>
      <w:r>
        <w:rPr>
          <w:noProof/>
        </w:rPr>
        <w:t>4.8.2</w:t>
      </w:r>
      <w:r>
        <w:rPr>
          <w:rFonts w:asciiTheme="minorHAnsi" w:eastAsiaTheme="minorEastAsia" w:hAnsiTheme="minorHAnsi" w:cstheme="minorBidi"/>
          <w:noProof/>
          <w:lang w:val="es-CL" w:eastAsia="es-CL"/>
        </w:rPr>
        <w:tab/>
      </w:r>
      <w:r>
        <w:rPr>
          <w:noProof/>
        </w:rPr>
        <w:t>UR-ADI-002</w:t>
      </w:r>
      <w:r>
        <w:rPr>
          <w:noProof/>
        </w:rPr>
        <w:tab/>
      </w:r>
      <w:r>
        <w:rPr>
          <w:noProof/>
        </w:rPr>
        <w:fldChar w:fldCharType="begin"/>
      </w:r>
      <w:r>
        <w:rPr>
          <w:noProof/>
        </w:rPr>
        <w:instrText xml:space="preserve"> PAGEREF _Toc132288576 \h </w:instrText>
      </w:r>
      <w:r>
        <w:rPr>
          <w:noProof/>
        </w:rPr>
      </w:r>
      <w:r>
        <w:rPr>
          <w:noProof/>
        </w:rPr>
        <w:fldChar w:fldCharType="separate"/>
      </w:r>
      <w:r>
        <w:rPr>
          <w:noProof/>
        </w:rPr>
        <w:t>24</w:t>
      </w:r>
      <w:r>
        <w:rPr>
          <w:noProof/>
        </w:rPr>
        <w:fldChar w:fldCharType="end"/>
      </w:r>
    </w:p>
    <w:p w14:paraId="271FB8C6" w14:textId="52CCC3B6" w:rsidR="00887693" w:rsidRDefault="00887693">
      <w:pPr>
        <w:pStyle w:val="TDC3"/>
        <w:tabs>
          <w:tab w:val="left" w:pos="1100"/>
        </w:tabs>
        <w:rPr>
          <w:rFonts w:asciiTheme="minorHAnsi" w:eastAsiaTheme="minorEastAsia" w:hAnsiTheme="minorHAnsi" w:cstheme="minorBidi"/>
          <w:noProof/>
          <w:lang w:val="es-CL" w:eastAsia="es-CL"/>
        </w:rPr>
      </w:pPr>
      <w:r>
        <w:rPr>
          <w:noProof/>
        </w:rPr>
        <w:t>4.8.3</w:t>
      </w:r>
      <w:r>
        <w:rPr>
          <w:rFonts w:asciiTheme="minorHAnsi" w:eastAsiaTheme="minorEastAsia" w:hAnsiTheme="minorHAnsi" w:cstheme="minorBidi"/>
          <w:noProof/>
          <w:lang w:val="es-CL" w:eastAsia="es-CL"/>
        </w:rPr>
        <w:tab/>
      </w:r>
      <w:r>
        <w:rPr>
          <w:noProof/>
        </w:rPr>
        <w:t>UR-ADI-003</w:t>
      </w:r>
      <w:r>
        <w:rPr>
          <w:noProof/>
        </w:rPr>
        <w:tab/>
      </w:r>
      <w:r>
        <w:rPr>
          <w:noProof/>
        </w:rPr>
        <w:fldChar w:fldCharType="begin"/>
      </w:r>
      <w:r>
        <w:rPr>
          <w:noProof/>
        </w:rPr>
        <w:instrText xml:space="preserve"> PAGEREF _Toc132288577 \h </w:instrText>
      </w:r>
      <w:r>
        <w:rPr>
          <w:noProof/>
        </w:rPr>
      </w:r>
      <w:r>
        <w:rPr>
          <w:noProof/>
        </w:rPr>
        <w:fldChar w:fldCharType="separate"/>
      </w:r>
      <w:r>
        <w:rPr>
          <w:noProof/>
        </w:rPr>
        <w:t>24</w:t>
      </w:r>
      <w:r>
        <w:rPr>
          <w:noProof/>
        </w:rPr>
        <w:fldChar w:fldCharType="end"/>
      </w:r>
    </w:p>
    <w:p w14:paraId="07005B3A" w14:textId="222B9EAE" w:rsidR="00887693" w:rsidRDefault="00887693">
      <w:pPr>
        <w:pStyle w:val="TDC3"/>
        <w:tabs>
          <w:tab w:val="left" w:pos="1100"/>
        </w:tabs>
        <w:rPr>
          <w:rFonts w:asciiTheme="minorHAnsi" w:eastAsiaTheme="minorEastAsia" w:hAnsiTheme="minorHAnsi" w:cstheme="minorBidi"/>
          <w:noProof/>
          <w:lang w:val="es-CL" w:eastAsia="es-CL"/>
        </w:rPr>
      </w:pPr>
      <w:r>
        <w:rPr>
          <w:noProof/>
        </w:rPr>
        <w:t>4.8.4</w:t>
      </w:r>
      <w:r>
        <w:rPr>
          <w:rFonts w:asciiTheme="minorHAnsi" w:eastAsiaTheme="minorEastAsia" w:hAnsiTheme="minorHAnsi" w:cstheme="minorBidi"/>
          <w:noProof/>
          <w:lang w:val="es-CL" w:eastAsia="es-CL"/>
        </w:rPr>
        <w:tab/>
      </w:r>
      <w:r>
        <w:rPr>
          <w:noProof/>
        </w:rPr>
        <w:t>UR-ADI-004</w:t>
      </w:r>
      <w:r>
        <w:rPr>
          <w:noProof/>
        </w:rPr>
        <w:tab/>
      </w:r>
      <w:r>
        <w:rPr>
          <w:noProof/>
        </w:rPr>
        <w:fldChar w:fldCharType="begin"/>
      </w:r>
      <w:r>
        <w:rPr>
          <w:noProof/>
        </w:rPr>
        <w:instrText xml:space="preserve"> PAGEREF _Toc132288578 \h </w:instrText>
      </w:r>
      <w:r>
        <w:rPr>
          <w:noProof/>
        </w:rPr>
      </w:r>
      <w:r>
        <w:rPr>
          <w:noProof/>
        </w:rPr>
        <w:fldChar w:fldCharType="separate"/>
      </w:r>
      <w:r>
        <w:rPr>
          <w:noProof/>
        </w:rPr>
        <w:t>24</w:t>
      </w:r>
      <w:r>
        <w:rPr>
          <w:noProof/>
        </w:rPr>
        <w:fldChar w:fldCharType="end"/>
      </w:r>
    </w:p>
    <w:p w14:paraId="33B864A3" w14:textId="3B76EA4C" w:rsidR="00887693" w:rsidRDefault="00887693">
      <w:pPr>
        <w:pStyle w:val="TDC3"/>
        <w:tabs>
          <w:tab w:val="left" w:pos="1100"/>
        </w:tabs>
        <w:rPr>
          <w:rFonts w:asciiTheme="minorHAnsi" w:eastAsiaTheme="minorEastAsia" w:hAnsiTheme="minorHAnsi" w:cstheme="minorBidi"/>
          <w:noProof/>
          <w:lang w:val="es-CL" w:eastAsia="es-CL"/>
        </w:rPr>
      </w:pPr>
      <w:r>
        <w:rPr>
          <w:noProof/>
        </w:rPr>
        <w:t>4.8.5</w:t>
      </w:r>
      <w:r>
        <w:rPr>
          <w:rFonts w:asciiTheme="minorHAnsi" w:eastAsiaTheme="minorEastAsia" w:hAnsiTheme="minorHAnsi" w:cstheme="minorBidi"/>
          <w:noProof/>
          <w:lang w:val="es-CL" w:eastAsia="es-CL"/>
        </w:rPr>
        <w:tab/>
      </w:r>
      <w:r>
        <w:rPr>
          <w:noProof/>
        </w:rPr>
        <w:t>UR-ADI-005</w:t>
      </w:r>
      <w:r>
        <w:rPr>
          <w:noProof/>
        </w:rPr>
        <w:tab/>
      </w:r>
      <w:r>
        <w:rPr>
          <w:noProof/>
        </w:rPr>
        <w:fldChar w:fldCharType="begin"/>
      </w:r>
      <w:r>
        <w:rPr>
          <w:noProof/>
        </w:rPr>
        <w:instrText xml:space="preserve"> PAGEREF _Toc132288579 \h </w:instrText>
      </w:r>
      <w:r>
        <w:rPr>
          <w:noProof/>
        </w:rPr>
      </w:r>
      <w:r>
        <w:rPr>
          <w:noProof/>
        </w:rPr>
        <w:fldChar w:fldCharType="separate"/>
      </w:r>
      <w:r>
        <w:rPr>
          <w:noProof/>
        </w:rPr>
        <w:t>24</w:t>
      </w:r>
      <w:r>
        <w:rPr>
          <w:noProof/>
        </w:rPr>
        <w:fldChar w:fldCharType="end"/>
      </w:r>
    </w:p>
    <w:p w14:paraId="43F98D44" w14:textId="17796BA5" w:rsidR="00887693" w:rsidRDefault="00887693">
      <w:pPr>
        <w:pStyle w:val="TDC1"/>
        <w:tabs>
          <w:tab w:val="left" w:pos="440"/>
        </w:tabs>
        <w:rPr>
          <w:rFonts w:asciiTheme="minorHAnsi" w:eastAsiaTheme="minorEastAsia" w:hAnsiTheme="minorHAnsi" w:cstheme="minorBidi"/>
          <w:caps w:val="0"/>
          <w:noProof/>
          <w:lang w:val="es-CL" w:eastAsia="es-CL"/>
        </w:rPr>
      </w:pPr>
      <w:r>
        <w:rPr>
          <w:noProof/>
        </w:rPr>
        <w:lastRenderedPageBreak/>
        <w:t>5.</w:t>
      </w:r>
      <w:r>
        <w:rPr>
          <w:rFonts w:asciiTheme="minorHAnsi" w:eastAsiaTheme="minorEastAsia" w:hAnsiTheme="minorHAnsi" w:cstheme="minorBidi"/>
          <w:caps w:val="0"/>
          <w:noProof/>
          <w:lang w:val="es-CL" w:eastAsia="es-CL"/>
        </w:rPr>
        <w:tab/>
      </w:r>
      <w:r>
        <w:rPr>
          <w:noProof/>
        </w:rPr>
        <w:t>REQUERIMIENTOS NO FUNCIONALES</w:t>
      </w:r>
      <w:r>
        <w:rPr>
          <w:noProof/>
        </w:rPr>
        <w:tab/>
      </w:r>
      <w:r>
        <w:rPr>
          <w:noProof/>
        </w:rPr>
        <w:fldChar w:fldCharType="begin"/>
      </w:r>
      <w:r>
        <w:rPr>
          <w:noProof/>
        </w:rPr>
        <w:instrText xml:space="preserve"> PAGEREF _Toc132288580 \h </w:instrText>
      </w:r>
      <w:r>
        <w:rPr>
          <w:noProof/>
        </w:rPr>
      </w:r>
      <w:r>
        <w:rPr>
          <w:noProof/>
        </w:rPr>
        <w:fldChar w:fldCharType="separate"/>
      </w:r>
      <w:r>
        <w:rPr>
          <w:noProof/>
        </w:rPr>
        <w:t>24</w:t>
      </w:r>
      <w:r>
        <w:rPr>
          <w:noProof/>
        </w:rPr>
        <w:fldChar w:fldCharType="end"/>
      </w:r>
    </w:p>
    <w:p w14:paraId="57AD518D" w14:textId="37308742" w:rsidR="00887693" w:rsidRDefault="00887693">
      <w:pPr>
        <w:pStyle w:val="TDC2"/>
        <w:tabs>
          <w:tab w:val="left" w:pos="660"/>
        </w:tabs>
        <w:rPr>
          <w:rFonts w:asciiTheme="minorHAnsi" w:eastAsiaTheme="minorEastAsia" w:hAnsiTheme="minorHAnsi" w:cstheme="minorBidi"/>
          <w:noProof/>
          <w:lang w:val="es-CL" w:eastAsia="es-CL"/>
        </w:rPr>
      </w:pPr>
      <w:r>
        <w:rPr>
          <w:noProof/>
        </w:rPr>
        <w:t>5.1</w:t>
      </w:r>
      <w:r>
        <w:rPr>
          <w:rFonts w:asciiTheme="minorHAnsi" w:eastAsiaTheme="minorEastAsia" w:hAnsiTheme="minorHAnsi" w:cstheme="minorBidi"/>
          <w:noProof/>
          <w:lang w:val="es-CL" w:eastAsia="es-CL"/>
        </w:rPr>
        <w:tab/>
      </w:r>
      <w:r>
        <w:rPr>
          <w:noProof/>
        </w:rPr>
        <w:t>RFN-01</w:t>
      </w:r>
      <w:r>
        <w:rPr>
          <w:noProof/>
        </w:rPr>
        <w:tab/>
      </w:r>
      <w:r>
        <w:rPr>
          <w:noProof/>
        </w:rPr>
        <w:fldChar w:fldCharType="begin"/>
      </w:r>
      <w:r>
        <w:rPr>
          <w:noProof/>
        </w:rPr>
        <w:instrText xml:space="preserve"> PAGEREF _Toc132288581 \h </w:instrText>
      </w:r>
      <w:r>
        <w:rPr>
          <w:noProof/>
        </w:rPr>
      </w:r>
      <w:r>
        <w:rPr>
          <w:noProof/>
        </w:rPr>
        <w:fldChar w:fldCharType="separate"/>
      </w:r>
      <w:r>
        <w:rPr>
          <w:noProof/>
        </w:rPr>
        <w:t>24</w:t>
      </w:r>
      <w:r>
        <w:rPr>
          <w:noProof/>
        </w:rPr>
        <w:fldChar w:fldCharType="end"/>
      </w:r>
    </w:p>
    <w:p w14:paraId="2F1E84FC" w14:textId="129D83B0" w:rsidR="00887693" w:rsidRDefault="00887693">
      <w:pPr>
        <w:pStyle w:val="TDC2"/>
        <w:tabs>
          <w:tab w:val="left" w:pos="660"/>
        </w:tabs>
        <w:rPr>
          <w:rFonts w:asciiTheme="minorHAnsi" w:eastAsiaTheme="minorEastAsia" w:hAnsiTheme="minorHAnsi" w:cstheme="minorBidi"/>
          <w:noProof/>
          <w:lang w:val="es-CL" w:eastAsia="es-CL"/>
        </w:rPr>
      </w:pPr>
      <w:r>
        <w:rPr>
          <w:noProof/>
        </w:rPr>
        <w:t>5.2</w:t>
      </w:r>
      <w:r>
        <w:rPr>
          <w:rFonts w:asciiTheme="minorHAnsi" w:eastAsiaTheme="minorEastAsia" w:hAnsiTheme="minorHAnsi" w:cstheme="minorBidi"/>
          <w:noProof/>
          <w:lang w:val="es-CL" w:eastAsia="es-CL"/>
        </w:rPr>
        <w:tab/>
      </w:r>
      <w:r>
        <w:rPr>
          <w:noProof/>
        </w:rPr>
        <w:t>RFN-02</w:t>
      </w:r>
      <w:r>
        <w:rPr>
          <w:noProof/>
        </w:rPr>
        <w:tab/>
      </w:r>
      <w:r>
        <w:rPr>
          <w:noProof/>
        </w:rPr>
        <w:fldChar w:fldCharType="begin"/>
      </w:r>
      <w:r>
        <w:rPr>
          <w:noProof/>
        </w:rPr>
        <w:instrText xml:space="preserve"> PAGEREF _Toc132288582 \h </w:instrText>
      </w:r>
      <w:r>
        <w:rPr>
          <w:noProof/>
        </w:rPr>
      </w:r>
      <w:r>
        <w:rPr>
          <w:noProof/>
        </w:rPr>
        <w:fldChar w:fldCharType="separate"/>
      </w:r>
      <w:r>
        <w:rPr>
          <w:noProof/>
        </w:rPr>
        <w:t>24</w:t>
      </w:r>
      <w:r>
        <w:rPr>
          <w:noProof/>
        </w:rPr>
        <w:fldChar w:fldCharType="end"/>
      </w:r>
    </w:p>
    <w:p w14:paraId="40E08D91" w14:textId="5D9403A6" w:rsidR="00887693" w:rsidRDefault="00887693">
      <w:pPr>
        <w:pStyle w:val="TDC2"/>
        <w:tabs>
          <w:tab w:val="left" w:pos="660"/>
        </w:tabs>
        <w:rPr>
          <w:rFonts w:asciiTheme="minorHAnsi" w:eastAsiaTheme="minorEastAsia" w:hAnsiTheme="minorHAnsi" w:cstheme="minorBidi"/>
          <w:noProof/>
          <w:lang w:val="es-CL" w:eastAsia="es-CL"/>
        </w:rPr>
      </w:pPr>
      <w:r>
        <w:rPr>
          <w:noProof/>
        </w:rPr>
        <w:t>5.3</w:t>
      </w:r>
      <w:r>
        <w:rPr>
          <w:rFonts w:asciiTheme="minorHAnsi" w:eastAsiaTheme="minorEastAsia" w:hAnsiTheme="minorHAnsi" w:cstheme="minorBidi"/>
          <w:noProof/>
          <w:lang w:val="es-CL" w:eastAsia="es-CL"/>
        </w:rPr>
        <w:tab/>
      </w:r>
      <w:r>
        <w:rPr>
          <w:noProof/>
        </w:rPr>
        <w:t>RFN-03</w:t>
      </w:r>
      <w:r>
        <w:rPr>
          <w:noProof/>
        </w:rPr>
        <w:tab/>
      </w:r>
      <w:r>
        <w:rPr>
          <w:noProof/>
        </w:rPr>
        <w:fldChar w:fldCharType="begin"/>
      </w:r>
      <w:r>
        <w:rPr>
          <w:noProof/>
        </w:rPr>
        <w:instrText xml:space="preserve"> PAGEREF _Toc132288583 \h </w:instrText>
      </w:r>
      <w:r>
        <w:rPr>
          <w:noProof/>
        </w:rPr>
      </w:r>
      <w:r>
        <w:rPr>
          <w:noProof/>
        </w:rPr>
        <w:fldChar w:fldCharType="separate"/>
      </w:r>
      <w:r>
        <w:rPr>
          <w:noProof/>
        </w:rPr>
        <w:t>25</w:t>
      </w:r>
      <w:r>
        <w:rPr>
          <w:noProof/>
        </w:rPr>
        <w:fldChar w:fldCharType="end"/>
      </w:r>
    </w:p>
    <w:p w14:paraId="01A3BB3D" w14:textId="5939FC9E" w:rsidR="00887693" w:rsidRDefault="00887693">
      <w:pPr>
        <w:pStyle w:val="TDC2"/>
        <w:tabs>
          <w:tab w:val="left" w:pos="660"/>
        </w:tabs>
        <w:rPr>
          <w:rFonts w:asciiTheme="minorHAnsi" w:eastAsiaTheme="minorEastAsia" w:hAnsiTheme="minorHAnsi" w:cstheme="minorBidi"/>
          <w:noProof/>
          <w:lang w:val="es-CL" w:eastAsia="es-CL"/>
        </w:rPr>
      </w:pPr>
      <w:r>
        <w:rPr>
          <w:noProof/>
        </w:rPr>
        <w:t>5.4</w:t>
      </w:r>
      <w:r>
        <w:rPr>
          <w:rFonts w:asciiTheme="minorHAnsi" w:eastAsiaTheme="minorEastAsia" w:hAnsiTheme="minorHAnsi" w:cstheme="minorBidi"/>
          <w:noProof/>
          <w:lang w:val="es-CL" w:eastAsia="es-CL"/>
        </w:rPr>
        <w:tab/>
      </w:r>
      <w:r>
        <w:rPr>
          <w:noProof/>
        </w:rPr>
        <w:t>RFN-04</w:t>
      </w:r>
      <w:r>
        <w:rPr>
          <w:noProof/>
        </w:rPr>
        <w:tab/>
      </w:r>
      <w:r>
        <w:rPr>
          <w:noProof/>
        </w:rPr>
        <w:fldChar w:fldCharType="begin"/>
      </w:r>
      <w:r>
        <w:rPr>
          <w:noProof/>
        </w:rPr>
        <w:instrText xml:space="preserve"> PAGEREF _Toc132288584 \h </w:instrText>
      </w:r>
      <w:r>
        <w:rPr>
          <w:noProof/>
        </w:rPr>
      </w:r>
      <w:r>
        <w:rPr>
          <w:noProof/>
        </w:rPr>
        <w:fldChar w:fldCharType="separate"/>
      </w:r>
      <w:r>
        <w:rPr>
          <w:noProof/>
        </w:rPr>
        <w:t>25</w:t>
      </w:r>
      <w:r>
        <w:rPr>
          <w:noProof/>
        </w:rPr>
        <w:fldChar w:fldCharType="end"/>
      </w:r>
    </w:p>
    <w:p w14:paraId="0152B22F" w14:textId="2AF35729" w:rsidR="00887693" w:rsidRDefault="00887693">
      <w:pPr>
        <w:pStyle w:val="TDC2"/>
        <w:tabs>
          <w:tab w:val="left" w:pos="660"/>
        </w:tabs>
        <w:rPr>
          <w:rFonts w:asciiTheme="minorHAnsi" w:eastAsiaTheme="minorEastAsia" w:hAnsiTheme="minorHAnsi" w:cstheme="minorBidi"/>
          <w:noProof/>
          <w:lang w:val="es-CL" w:eastAsia="es-CL"/>
        </w:rPr>
      </w:pPr>
      <w:r>
        <w:rPr>
          <w:noProof/>
        </w:rPr>
        <w:t>5.5</w:t>
      </w:r>
      <w:r>
        <w:rPr>
          <w:rFonts w:asciiTheme="minorHAnsi" w:eastAsiaTheme="minorEastAsia" w:hAnsiTheme="minorHAnsi" w:cstheme="minorBidi"/>
          <w:noProof/>
          <w:lang w:val="es-CL" w:eastAsia="es-CL"/>
        </w:rPr>
        <w:tab/>
      </w:r>
      <w:r>
        <w:rPr>
          <w:noProof/>
        </w:rPr>
        <w:t>RFN-05</w:t>
      </w:r>
      <w:r>
        <w:rPr>
          <w:noProof/>
        </w:rPr>
        <w:tab/>
      </w:r>
      <w:r>
        <w:rPr>
          <w:noProof/>
        </w:rPr>
        <w:fldChar w:fldCharType="begin"/>
      </w:r>
      <w:r>
        <w:rPr>
          <w:noProof/>
        </w:rPr>
        <w:instrText xml:space="preserve"> PAGEREF _Toc132288585 \h </w:instrText>
      </w:r>
      <w:r>
        <w:rPr>
          <w:noProof/>
        </w:rPr>
      </w:r>
      <w:r>
        <w:rPr>
          <w:noProof/>
        </w:rPr>
        <w:fldChar w:fldCharType="separate"/>
      </w:r>
      <w:r>
        <w:rPr>
          <w:noProof/>
        </w:rPr>
        <w:t>25</w:t>
      </w:r>
      <w:r>
        <w:rPr>
          <w:noProof/>
        </w:rPr>
        <w:fldChar w:fldCharType="end"/>
      </w:r>
    </w:p>
    <w:p w14:paraId="5C8A7031" w14:textId="4E8C3064" w:rsidR="00887693" w:rsidRDefault="00887693">
      <w:pPr>
        <w:pStyle w:val="TDC2"/>
        <w:tabs>
          <w:tab w:val="left" w:pos="660"/>
        </w:tabs>
        <w:rPr>
          <w:rFonts w:asciiTheme="minorHAnsi" w:eastAsiaTheme="minorEastAsia" w:hAnsiTheme="minorHAnsi" w:cstheme="minorBidi"/>
          <w:noProof/>
          <w:lang w:val="es-CL" w:eastAsia="es-CL"/>
        </w:rPr>
      </w:pPr>
      <w:r>
        <w:rPr>
          <w:noProof/>
        </w:rPr>
        <w:t>5.6</w:t>
      </w:r>
      <w:r>
        <w:rPr>
          <w:rFonts w:asciiTheme="minorHAnsi" w:eastAsiaTheme="minorEastAsia" w:hAnsiTheme="minorHAnsi" w:cstheme="minorBidi"/>
          <w:noProof/>
          <w:lang w:val="es-CL" w:eastAsia="es-CL"/>
        </w:rPr>
        <w:tab/>
      </w:r>
      <w:r>
        <w:rPr>
          <w:noProof/>
        </w:rPr>
        <w:t>RFN-06</w:t>
      </w:r>
      <w:r>
        <w:rPr>
          <w:noProof/>
        </w:rPr>
        <w:tab/>
      </w:r>
      <w:r>
        <w:rPr>
          <w:noProof/>
        </w:rPr>
        <w:fldChar w:fldCharType="begin"/>
      </w:r>
      <w:r>
        <w:rPr>
          <w:noProof/>
        </w:rPr>
        <w:instrText xml:space="preserve"> PAGEREF _Toc132288586 \h </w:instrText>
      </w:r>
      <w:r>
        <w:rPr>
          <w:noProof/>
        </w:rPr>
      </w:r>
      <w:r>
        <w:rPr>
          <w:noProof/>
        </w:rPr>
        <w:fldChar w:fldCharType="separate"/>
      </w:r>
      <w:r>
        <w:rPr>
          <w:noProof/>
        </w:rPr>
        <w:t>25</w:t>
      </w:r>
      <w:r>
        <w:rPr>
          <w:noProof/>
        </w:rPr>
        <w:fldChar w:fldCharType="end"/>
      </w:r>
    </w:p>
    <w:p w14:paraId="45FEF934" w14:textId="303DF531" w:rsidR="00887693" w:rsidRDefault="00887693">
      <w:pPr>
        <w:pStyle w:val="TDC2"/>
        <w:tabs>
          <w:tab w:val="left" w:pos="660"/>
        </w:tabs>
        <w:rPr>
          <w:rFonts w:asciiTheme="minorHAnsi" w:eastAsiaTheme="minorEastAsia" w:hAnsiTheme="minorHAnsi" w:cstheme="minorBidi"/>
          <w:noProof/>
          <w:lang w:val="es-CL" w:eastAsia="es-CL"/>
        </w:rPr>
      </w:pPr>
      <w:r>
        <w:rPr>
          <w:noProof/>
        </w:rPr>
        <w:t>5.7</w:t>
      </w:r>
      <w:r>
        <w:rPr>
          <w:rFonts w:asciiTheme="minorHAnsi" w:eastAsiaTheme="minorEastAsia" w:hAnsiTheme="minorHAnsi" w:cstheme="minorBidi"/>
          <w:noProof/>
          <w:lang w:val="es-CL" w:eastAsia="es-CL"/>
        </w:rPr>
        <w:tab/>
      </w:r>
      <w:r>
        <w:rPr>
          <w:noProof/>
        </w:rPr>
        <w:t>RFN-07</w:t>
      </w:r>
      <w:r>
        <w:rPr>
          <w:noProof/>
        </w:rPr>
        <w:tab/>
      </w:r>
      <w:r>
        <w:rPr>
          <w:noProof/>
        </w:rPr>
        <w:fldChar w:fldCharType="begin"/>
      </w:r>
      <w:r>
        <w:rPr>
          <w:noProof/>
        </w:rPr>
        <w:instrText xml:space="preserve"> PAGEREF _Toc132288587 \h </w:instrText>
      </w:r>
      <w:r>
        <w:rPr>
          <w:noProof/>
        </w:rPr>
      </w:r>
      <w:r>
        <w:rPr>
          <w:noProof/>
        </w:rPr>
        <w:fldChar w:fldCharType="separate"/>
      </w:r>
      <w:r>
        <w:rPr>
          <w:noProof/>
        </w:rPr>
        <w:t>26</w:t>
      </w:r>
      <w:r>
        <w:rPr>
          <w:noProof/>
        </w:rPr>
        <w:fldChar w:fldCharType="end"/>
      </w:r>
    </w:p>
    <w:p w14:paraId="3087670D" w14:textId="61AB129C" w:rsidR="00225041" w:rsidRDefault="00225041">
      <w:pPr>
        <w:pStyle w:val="TDC1"/>
      </w:pPr>
      <w:r>
        <w:fldChar w:fldCharType="end"/>
      </w:r>
    </w:p>
    <w:p w14:paraId="55891DB6" w14:textId="77777777" w:rsidR="00225041" w:rsidRDefault="00225041"/>
    <w:p w14:paraId="0845AD9B" w14:textId="77777777" w:rsidR="00225041" w:rsidRDefault="00225041"/>
    <w:p w14:paraId="7421C8A8" w14:textId="77777777" w:rsidR="00225041" w:rsidRDefault="00225041">
      <w:pPr>
        <w:pStyle w:val="TDC1"/>
        <w:jc w:val="center"/>
      </w:pPr>
      <w:r>
        <w:t>LISTADO DE TABLAS</w:t>
      </w:r>
    </w:p>
    <w:p w14:paraId="4F1BBB75" w14:textId="77777777" w:rsidR="00225041" w:rsidRDefault="00225041">
      <w:pPr>
        <w:pStyle w:val="Tabladeilustraciones"/>
      </w:pPr>
    </w:p>
    <w:p w14:paraId="1238EFF5" w14:textId="29B313B7" w:rsidR="005A41AC" w:rsidRDefault="001C6D09">
      <w:pPr>
        <w:pStyle w:val="Tabladeilustraciones"/>
        <w:rPr>
          <w:rFonts w:asciiTheme="minorHAnsi" w:eastAsiaTheme="minorEastAsia" w:hAnsiTheme="minorHAnsi" w:cstheme="minorBidi"/>
          <w:noProof/>
          <w:lang w:val="es-CL" w:eastAsia="es-CL"/>
        </w:rPr>
      </w:pPr>
      <w:r>
        <w:fldChar w:fldCharType="begin"/>
      </w:r>
      <w:r>
        <w:instrText xml:space="preserve"> TOC \c "Tabla" </w:instrText>
      </w:r>
      <w:r>
        <w:fldChar w:fldCharType="separate"/>
      </w:r>
      <w:r w:rsidR="005A41AC" w:rsidRPr="007276EE">
        <w:rPr>
          <w:noProof/>
          <w:lang w:val="es-ES"/>
        </w:rPr>
        <w:t>Tabla</w:t>
      </w:r>
      <w:r w:rsidR="005A41AC">
        <w:rPr>
          <w:noProof/>
        </w:rPr>
        <w:t xml:space="preserve"> 2</w:t>
      </w:r>
      <w:r w:rsidR="005A41AC">
        <w:rPr>
          <w:noProof/>
        </w:rPr>
        <w:noBreakHyphen/>
        <w:t xml:space="preserve">1: </w:t>
      </w:r>
      <w:r w:rsidR="005A41AC" w:rsidRPr="007276EE">
        <w:rPr>
          <w:noProof/>
          <w:lang w:val="es-CL"/>
        </w:rPr>
        <w:t>Sub sistemas</w:t>
      </w:r>
      <w:r w:rsidR="005A41AC">
        <w:rPr>
          <w:noProof/>
        </w:rPr>
        <w:tab/>
      </w:r>
      <w:r w:rsidR="005A41AC">
        <w:rPr>
          <w:noProof/>
        </w:rPr>
        <w:fldChar w:fldCharType="begin"/>
      </w:r>
      <w:r w:rsidR="005A41AC">
        <w:rPr>
          <w:noProof/>
        </w:rPr>
        <w:instrText xml:space="preserve"> PAGEREF _Toc130811740 \h </w:instrText>
      </w:r>
      <w:r w:rsidR="005A41AC">
        <w:rPr>
          <w:noProof/>
        </w:rPr>
      </w:r>
      <w:r w:rsidR="005A41AC">
        <w:rPr>
          <w:noProof/>
        </w:rPr>
        <w:fldChar w:fldCharType="separate"/>
      </w:r>
      <w:r w:rsidR="005A41AC">
        <w:rPr>
          <w:noProof/>
        </w:rPr>
        <w:t>10</w:t>
      </w:r>
      <w:r w:rsidR="005A41AC">
        <w:rPr>
          <w:noProof/>
        </w:rPr>
        <w:fldChar w:fldCharType="end"/>
      </w:r>
    </w:p>
    <w:p w14:paraId="2D5A3431" w14:textId="567F3DCA" w:rsidR="005A41AC" w:rsidRDefault="005A41AC">
      <w:pPr>
        <w:pStyle w:val="Tabladeilustraciones"/>
        <w:rPr>
          <w:rFonts w:asciiTheme="minorHAnsi" w:eastAsiaTheme="minorEastAsia" w:hAnsiTheme="minorHAnsi" w:cstheme="minorBidi"/>
          <w:noProof/>
          <w:lang w:val="es-CL" w:eastAsia="es-CL"/>
        </w:rPr>
      </w:pPr>
      <w:r w:rsidRPr="007276EE">
        <w:rPr>
          <w:noProof/>
          <w:lang w:val="es-ES"/>
        </w:rPr>
        <w:t>Tabla</w:t>
      </w:r>
      <w:r>
        <w:rPr>
          <w:noProof/>
        </w:rPr>
        <w:t xml:space="preserve"> 3</w:t>
      </w:r>
      <w:r>
        <w:rPr>
          <w:noProof/>
        </w:rPr>
        <w:noBreakHyphen/>
        <w:t>1: Glosario.</w:t>
      </w:r>
      <w:r>
        <w:rPr>
          <w:noProof/>
        </w:rPr>
        <w:tab/>
      </w:r>
      <w:r>
        <w:rPr>
          <w:noProof/>
        </w:rPr>
        <w:fldChar w:fldCharType="begin"/>
      </w:r>
      <w:r>
        <w:rPr>
          <w:noProof/>
        </w:rPr>
        <w:instrText xml:space="preserve"> PAGEREF _Toc130811741 \h </w:instrText>
      </w:r>
      <w:r>
        <w:rPr>
          <w:noProof/>
        </w:rPr>
      </w:r>
      <w:r>
        <w:rPr>
          <w:noProof/>
        </w:rPr>
        <w:fldChar w:fldCharType="separate"/>
      </w:r>
      <w:r>
        <w:rPr>
          <w:noProof/>
        </w:rPr>
        <w:t>13</w:t>
      </w:r>
      <w:r>
        <w:rPr>
          <w:noProof/>
        </w:rPr>
        <w:fldChar w:fldCharType="end"/>
      </w:r>
    </w:p>
    <w:p w14:paraId="307DEA10" w14:textId="7890F964" w:rsidR="00225041" w:rsidRDefault="001C6D09">
      <w:pPr>
        <w:pStyle w:val="Tabladeilustraciones"/>
      </w:pPr>
      <w:r>
        <w:fldChar w:fldCharType="end"/>
      </w:r>
    </w:p>
    <w:p w14:paraId="698931B1" w14:textId="77777777" w:rsidR="00DA16E2" w:rsidRDefault="00DA16E2" w:rsidP="00DA16E2">
      <w:pPr>
        <w:pStyle w:val="TDC1"/>
        <w:jc w:val="center"/>
      </w:pPr>
    </w:p>
    <w:p w14:paraId="4F4430E3" w14:textId="77777777" w:rsidR="00DA16E2" w:rsidRDefault="00DA16E2" w:rsidP="00DA16E2">
      <w:pPr>
        <w:pStyle w:val="TDC1"/>
        <w:jc w:val="center"/>
      </w:pPr>
      <w:r>
        <w:t>LISTADO DE FIGURAS</w:t>
      </w:r>
    </w:p>
    <w:p w14:paraId="0614494A" w14:textId="77777777" w:rsidR="00DA16E2" w:rsidRDefault="00DA16E2" w:rsidP="00DA16E2">
      <w:pPr>
        <w:pStyle w:val="Tabladeilustraciones"/>
      </w:pPr>
    </w:p>
    <w:p w14:paraId="39A7419B" w14:textId="73287CE3" w:rsidR="005A41AC" w:rsidRDefault="00DA16E2">
      <w:pPr>
        <w:pStyle w:val="Tabladeilustraciones"/>
        <w:rPr>
          <w:rFonts w:asciiTheme="minorHAnsi" w:eastAsiaTheme="minorEastAsia" w:hAnsiTheme="minorHAnsi" w:cstheme="minorBidi"/>
          <w:noProof/>
          <w:lang w:val="es-CL" w:eastAsia="es-CL"/>
        </w:rPr>
      </w:pPr>
      <w:r>
        <w:fldChar w:fldCharType="begin"/>
      </w:r>
      <w:r>
        <w:instrText xml:space="preserve"> TOC \c "Figura" </w:instrText>
      </w:r>
      <w:r>
        <w:fldChar w:fldCharType="separate"/>
      </w:r>
      <w:r w:rsidR="005A41AC" w:rsidRPr="001E59B3">
        <w:rPr>
          <w:noProof/>
          <w:lang w:val="es-ES"/>
        </w:rPr>
        <w:t xml:space="preserve">Figura </w:t>
      </w:r>
      <w:r w:rsidR="005A41AC">
        <w:rPr>
          <w:noProof/>
          <w:cs/>
        </w:rPr>
        <w:t>‎</w:t>
      </w:r>
      <w:r w:rsidR="005A41AC" w:rsidRPr="001E59B3">
        <w:rPr>
          <w:noProof/>
          <w:lang w:val="es-ES"/>
        </w:rPr>
        <w:t>2</w:t>
      </w:r>
      <w:r w:rsidR="005A41AC" w:rsidRPr="001E59B3">
        <w:rPr>
          <w:noProof/>
          <w:lang w:val="es-ES"/>
        </w:rPr>
        <w:noBreakHyphen/>
      </w:r>
      <w:r w:rsidR="005A41AC">
        <w:rPr>
          <w:noProof/>
        </w:rPr>
        <w:t>1</w:t>
      </w:r>
      <w:r w:rsidR="005A41AC" w:rsidRPr="001E59B3">
        <w:rPr>
          <w:noProof/>
        </w:rPr>
        <w:t>: Sistema de instrucción de vuelo para pilotos militares.</w:t>
      </w:r>
      <w:r w:rsidR="005A41AC">
        <w:rPr>
          <w:noProof/>
        </w:rPr>
        <w:tab/>
      </w:r>
      <w:r w:rsidR="005A41AC">
        <w:rPr>
          <w:noProof/>
        </w:rPr>
        <w:fldChar w:fldCharType="begin"/>
      </w:r>
      <w:r w:rsidR="005A41AC">
        <w:rPr>
          <w:noProof/>
        </w:rPr>
        <w:instrText xml:space="preserve"> PAGEREF _Toc130811742 \h </w:instrText>
      </w:r>
      <w:r w:rsidR="005A41AC">
        <w:rPr>
          <w:noProof/>
        </w:rPr>
      </w:r>
      <w:r w:rsidR="005A41AC">
        <w:rPr>
          <w:noProof/>
        </w:rPr>
        <w:fldChar w:fldCharType="separate"/>
      </w:r>
      <w:r w:rsidR="005A41AC">
        <w:rPr>
          <w:noProof/>
        </w:rPr>
        <w:t>9</w:t>
      </w:r>
      <w:r w:rsidR="005A41AC">
        <w:rPr>
          <w:noProof/>
        </w:rPr>
        <w:fldChar w:fldCharType="end"/>
      </w:r>
    </w:p>
    <w:p w14:paraId="2710B58A" w14:textId="608C99B2" w:rsidR="00DA16E2" w:rsidRDefault="00DA16E2" w:rsidP="00DA16E2">
      <w:pPr>
        <w:pStyle w:val="Tabladeilustraciones"/>
      </w:pPr>
      <w:r>
        <w:fldChar w:fldCharType="end"/>
      </w:r>
    </w:p>
    <w:p w14:paraId="471140A8" w14:textId="77777777" w:rsidR="00225041" w:rsidRDefault="00225041">
      <w:pPr>
        <w:pStyle w:val="Tabladeilustraciones"/>
        <w:jc w:val="center"/>
      </w:pPr>
    </w:p>
    <w:p w14:paraId="7BEA387B" w14:textId="77777777" w:rsidR="00225041" w:rsidRDefault="00225041">
      <w:pPr>
        <w:pStyle w:val="Tabladeilustraciones"/>
        <w:jc w:val="center"/>
      </w:pPr>
    </w:p>
    <w:p w14:paraId="6385C383" w14:textId="77777777" w:rsidR="00225041" w:rsidRDefault="00225041"/>
    <w:p w14:paraId="1DAA6A1C" w14:textId="77777777" w:rsidR="00225041" w:rsidRDefault="00FC1CF7">
      <w:pPr>
        <w:pStyle w:val="Ttulo1"/>
        <w:ind w:left="720" w:hanging="720"/>
      </w:pPr>
      <w:bookmarkStart w:id="1" w:name="_Toc404573437"/>
      <w:bookmarkStart w:id="2" w:name="_Toc405017844"/>
      <w:bookmarkStart w:id="3" w:name="_Toc405117360"/>
      <w:bookmarkStart w:id="4" w:name="_Toc405180283"/>
      <w:bookmarkStart w:id="5" w:name="_Toc405181584"/>
      <w:bookmarkStart w:id="6" w:name="_Toc406834589"/>
      <w:bookmarkStart w:id="7" w:name="_Toc414962531"/>
      <w:bookmarkStart w:id="8" w:name="_Toc414963800"/>
      <w:bookmarkStart w:id="9" w:name="_Toc414963879"/>
      <w:bookmarkStart w:id="10" w:name="_Toc414965431"/>
      <w:bookmarkStart w:id="11" w:name="_Toc414966177"/>
      <w:bookmarkStart w:id="12" w:name="_Toc414966326"/>
      <w:bookmarkStart w:id="13" w:name="_Toc414966390"/>
      <w:bookmarkStart w:id="14" w:name="_Toc414966625"/>
      <w:bookmarkStart w:id="15" w:name="_Toc440707371"/>
      <w:bookmarkStart w:id="16" w:name="_Toc440707502"/>
      <w:bookmarkStart w:id="17" w:name="_Toc440709153"/>
      <w:bookmarkStart w:id="18" w:name="_Toc440790859"/>
      <w:bookmarkStart w:id="19" w:name="_Toc440791732"/>
      <w:bookmarkStart w:id="20" w:name="_Toc440793269"/>
      <w:r>
        <w:br w:type="page"/>
      </w:r>
      <w:bookmarkStart w:id="21" w:name="_Toc132288496"/>
      <w:r w:rsidR="00225041">
        <w:lastRenderedPageBreak/>
        <w:t>gENERALIDADES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DB56EC4" w14:textId="77777777" w:rsidR="00225041" w:rsidRDefault="00490B7B">
      <w:pPr>
        <w:pStyle w:val="Ttulo2"/>
        <w:ind w:left="720" w:hanging="720"/>
      </w:pPr>
      <w:bookmarkStart w:id="22" w:name="_Toc132288497"/>
      <w:r>
        <w:t>Introducción</w:t>
      </w:r>
      <w:bookmarkEnd w:id="22"/>
    </w:p>
    <w:p w14:paraId="246730B1" w14:textId="241C349C" w:rsidR="00225041" w:rsidRDefault="00AD6003" w:rsidP="00AA0259">
      <w:pPr>
        <w:tabs>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 xml:space="preserve">Este documento define los requerimientos de usuario para el </w:t>
      </w:r>
      <w:r w:rsidR="00AA0259">
        <w:rPr>
          <w:spacing w:val="-3"/>
        </w:rPr>
        <w:t xml:space="preserve">programa “PILLAN II”. Este programa tiene como objetivo el diseño e implementación </w:t>
      </w:r>
      <w:r w:rsidR="003C6B1A">
        <w:rPr>
          <w:spacing w:val="-3"/>
        </w:rPr>
        <w:t>de un sistema de instrucción de vuelo para formar pilotos militares.</w:t>
      </w:r>
    </w:p>
    <w:p w14:paraId="25C3C7D3" w14:textId="77777777" w:rsidR="00225041" w:rsidRDefault="00E83A33">
      <w:pPr>
        <w:pStyle w:val="Ttulo2"/>
        <w:ind w:left="720" w:hanging="720"/>
      </w:pPr>
      <w:bookmarkStart w:id="23" w:name="_Toc132288498"/>
      <w:r>
        <w:t>Alcance</w:t>
      </w:r>
      <w:bookmarkEnd w:id="23"/>
    </w:p>
    <w:p w14:paraId="62D5B51A" w14:textId="77777777" w:rsidR="00225041" w:rsidRDefault="00AD6003" w:rsidP="003C6B1A">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Este documento es la línea base para la especificación detallada del sistema y para la etapa de validación del sistema (pruebas de aceptación).</w:t>
      </w:r>
    </w:p>
    <w:p w14:paraId="3B91A347" w14:textId="77777777" w:rsidR="00225041" w:rsidRDefault="00225041">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5D31A5CB" w14:textId="77777777" w:rsidR="00225041" w:rsidRDefault="00490B7B">
      <w:pPr>
        <w:pStyle w:val="Ttulo2"/>
        <w:ind w:left="720" w:hanging="720"/>
      </w:pPr>
      <w:bookmarkStart w:id="24" w:name="_Toc132288499"/>
      <w:r>
        <w:t>Documentación Complementaria</w:t>
      </w:r>
      <w:bookmarkEnd w:id="24"/>
    </w:p>
    <w:p w14:paraId="54B25621" w14:textId="77777777" w:rsidR="00225041" w:rsidRDefault="00225041"/>
    <w:p w14:paraId="589F13B7" w14:textId="77777777" w:rsidR="00E83A33" w:rsidRDefault="00E83A33" w:rsidP="00E83A33">
      <w:pPr>
        <w:ind w:left="3969" w:hanging="3969"/>
      </w:pPr>
      <w:bookmarkStart w:id="25" w:name="_Hlk132186296"/>
      <w:r>
        <w:t>Referencia [1]: 03200C00FOR001-01</w:t>
      </w:r>
      <w:r>
        <w:tab/>
        <w:t>Manual de Formato de Publicaciones, DTS, revisión 2.0, marzo 2008.</w:t>
      </w:r>
    </w:p>
    <w:bookmarkEnd w:id="25"/>
    <w:p w14:paraId="69C44A9D" w14:textId="77777777" w:rsidR="00E83A33" w:rsidRDefault="00E83A33" w:rsidP="00E83A33">
      <w:pPr>
        <w:ind w:left="3544" w:hanging="3544"/>
      </w:pPr>
    </w:p>
    <w:p w14:paraId="2A6F61E5" w14:textId="77777777" w:rsidR="00E83A33" w:rsidRDefault="00E83A33" w:rsidP="00E83A33">
      <w:pPr>
        <w:ind w:left="3969" w:hanging="3969"/>
      </w:pPr>
      <w:r>
        <w:t>Referencia [2]: 03200C00PRO005-01</w:t>
      </w:r>
      <w:r>
        <w:tab/>
        <w:t>Procedimiento de Identificación de Documentos, DTS, revisión 2.0, marzo 2008.</w:t>
      </w:r>
    </w:p>
    <w:p w14:paraId="0E0B6782" w14:textId="77777777" w:rsidR="00E83A33" w:rsidRDefault="00E83A33" w:rsidP="00E83A33">
      <w:pPr>
        <w:ind w:left="3544" w:hanging="3544"/>
      </w:pPr>
    </w:p>
    <w:p w14:paraId="668EAD7B" w14:textId="444FEF3B" w:rsidR="00225041" w:rsidRDefault="00E83A33" w:rsidP="00490B7B">
      <w:pPr>
        <w:ind w:left="3969" w:hanging="3969"/>
        <w:rPr>
          <w:lang w:val="en-US"/>
        </w:rPr>
      </w:pPr>
      <w:proofErr w:type="spellStart"/>
      <w:r w:rsidRPr="00940100">
        <w:rPr>
          <w:lang w:val="en-US"/>
        </w:rPr>
        <w:t>Referencia</w:t>
      </w:r>
      <w:proofErr w:type="spellEnd"/>
      <w:r w:rsidRPr="00AD6003">
        <w:rPr>
          <w:lang w:val="en-US"/>
        </w:rPr>
        <w:t xml:space="preserve"> [</w:t>
      </w:r>
      <w:r w:rsidR="00971759">
        <w:rPr>
          <w:lang w:val="en-US"/>
        </w:rPr>
        <w:t>3</w:t>
      </w:r>
      <w:r w:rsidRPr="00AD6003">
        <w:rPr>
          <w:lang w:val="en-US"/>
        </w:rPr>
        <w:t xml:space="preserve">]: </w:t>
      </w:r>
      <w:r w:rsidR="00D27093">
        <w:rPr>
          <w:lang w:val="en-US"/>
        </w:rPr>
        <w:t>ECSS-E-ST-10-06</w:t>
      </w:r>
      <w:r w:rsidRPr="00AD6003">
        <w:rPr>
          <w:lang w:val="en-US"/>
        </w:rPr>
        <w:tab/>
      </w:r>
      <w:r w:rsidR="00F464D6">
        <w:rPr>
          <w:lang w:val="en-US"/>
        </w:rPr>
        <w:t>Technical requirements specification, Space Engineering,</w:t>
      </w:r>
      <w:r w:rsidR="00AD6003" w:rsidRPr="00AD6003">
        <w:rPr>
          <w:lang w:val="en-US"/>
        </w:rPr>
        <w:t xml:space="preserve"> E</w:t>
      </w:r>
      <w:r w:rsidR="00F464D6">
        <w:rPr>
          <w:lang w:val="en-US"/>
        </w:rPr>
        <w:t>CSS</w:t>
      </w:r>
      <w:r w:rsidRPr="00AD6003">
        <w:rPr>
          <w:lang w:val="en-US"/>
        </w:rPr>
        <w:t>,</w:t>
      </w:r>
      <w:r w:rsidR="00AD6003">
        <w:rPr>
          <w:lang w:val="en-US"/>
        </w:rPr>
        <w:t xml:space="preserve"> </w:t>
      </w:r>
      <w:proofErr w:type="gramStart"/>
      <w:r w:rsidR="006B37A4">
        <w:rPr>
          <w:lang w:val="en-US"/>
        </w:rPr>
        <w:t>Third</w:t>
      </w:r>
      <w:proofErr w:type="gramEnd"/>
      <w:r w:rsidR="006B37A4">
        <w:rPr>
          <w:lang w:val="en-US"/>
        </w:rPr>
        <w:t xml:space="preserve"> issue</w:t>
      </w:r>
      <w:r w:rsidR="00AD6003">
        <w:rPr>
          <w:lang w:val="en-US"/>
        </w:rPr>
        <w:t xml:space="preserve">, </w:t>
      </w:r>
      <w:r w:rsidR="006B37A4">
        <w:rPr>
          <w:lang w:val="en-US"/>
        </w:rPr>
        <w:t>6 march 2009</w:t>
      </w:r>
      <w:r w:rsidR="00225041" w:rsidRPr="00AD6003">
        <w:rPr>
          <w:lang w:val="en-US"/>
        </w:rPr>
        <w:t>.</w:t>
      </w:r>
    </w:p>
    <w:p w14:paraId="0AA23DED" w14:textId="77777777" w:rsidR="00971759" w:rsidRDefault="00971759" w:rsidP="00490B7B">
      <w:pPr>
        <w:ind w:left="3969" w:hanging="3969"/>
        <w:rPr>
          <w:lang w:val="en-US"/>
        </w:rPr>
      </w:pPr>
    </w:p>
    <w:p w14:paraId="0D2E5257" w14:textId="77777777" w:rsidR="00971759" w:rsidRPr="00971759" w:rsidRDefault="00971759" w:rsidP="00971759">
      <w:pPr>
        <w:ind w:left="3969" w:hanging="3969"/>
        <w:rPr>
          <w:lang w:val="es-MX"/>
        </w:rPr>
      </w:pPr>
      <w:r w:rsidRPr="00971759">
        <w:rPr>
          <w:lang w:val="es-MX"/>
        </w:rPr>
        <w:t>Referencia [n]: TBD</w:t>
      </w:r>
      <w:r w:rsidRPr="00971759">
        <w:rPr>
          <w:lang w:val="es-MX"/>
        </w:rPr>
        <w:tab/>
      </w:r>
      <w:r>
        <w:rPr>
          <w:lang w:val="es-MX"/>
        </w:rPr>
        <w:t>Título, entidad generadora</w:t>
      </w:r>
      <w:r w:rsidRPr="00971759">
        <w:rPr>
          <w:lang w:val="es-MX"/>
        </w:rPr>
        <w:t>, Revisi</w:t>
      </w:r>
      <w:r>
        <w:rPr>
          <w:lang w:val="es-MX"/>
        </w:rPr>
        <w:t>ó</w:t>
      </w:r>
      <w:r w:rsidRPr="00971759">
        <w:rPr>
          <w:lang w:val="es-MX"/>
        </w:rPr>
        <w:t xml:space="preserve">n, </w:t>
      </w:r>
      <w:r>
        <w:rPr>
          <w:lang w:val="es-MX"/>
        </w:rPr>
        <w:t>Fecha</w:t>
      </w:r>
      <w:r w:rsidRPr="00971759">
        <w:rPr>
          <w:lang w:val="es-MX"/>
        </w:rPr>
        <w:t>.</w:t>
      </w:r>
    </w:p>
    <w:p w14:paraId="451991A5" w14:textId="77777777" w:rsidR="00971759" w:rsidRPr="00971759" w:rsidRDefault="00971759" w:rsidP="00490B7B">
      <w:pPr>
        <w:ind w:left="3969" w:hanging="3969"/>
        <w:rPr>
          <w:lang w:val="es-MX"/>
        </w:rPr>
      </w:pPr>
    </w:p>
    <w:p w14:paraId="00F55012" w14:textId="77777777" w:rsidR="00225041" w:rsidRPr="00971759" w:rsidRDefault="00225041">
      <w:pPr>
        <w:rPr>
          <w:lang w:val="es-MX"/>
        </w:rPr>
      </w:pPr>
    </w:p>
    <w:p w14:paraId="5E0D6FF2" w14:textId="77777777" w:rsidR="00225041" w:rsidRDefault="00225041">
      <w:pPr>
        <w:pStyle w:val="Ttulo2"/>
        <w:ind w:left="720" w:hanging="720"/>
      </w:pPr>
      <w:bookmarkStart w:id="26" w:name="_Toc132288500"/>
      <w:r>
        <w:t>Definiciones</w:t>
      </w:r>
      <w:bookmarkEnd w:id="26"/>
    </w:p>
    <w:p w14:paraId="448C739A" w14:textId="77777777" w:rsidR="00225041" w:rsidRDefault="00225041"/>
    <w:tbl>
      <w:tblPr>
        <w:tblW w:w="0" w:type="auto"/>
        <w:tblLayout w:type="fixed"/>
        <w:tblCellMar>
          <w:left w:w="70" w:type="dxa"/>
          <w:right w:w="70" w:type="dxa"/>
        </w:tblCellMar>
        <w:tblLook w:val="0000" w:firstRow="0" w:lastRow="0" w:firstColumn="0" w:lastColumn="0" w:noHBand="0" w:noVBand="0"/>
      </w:tblPr>
      <w:tblGrid>
        <w:gridCol w:w="1630"/>
        <w:gridCol w:w="7371"/>
      </w:tblGrid>
      <w:tr w:rsidR="00000260" w14:paraId="4A76DBD3" w14:textId="77777777">
        <w:tc>
          <w:tcPr>
            <w:tcW w:w="1630" w:type="dxa"/>
          </w:tcPr>
          <w:p w14:paraId="1FBB4646" w14:textId="77777777" w:rsidR="00000260" w:rsidRDefault="00000260">
            <w:pPr>
              <w:jc w:val="both"/>
            </w:pPr>
            <w:r>
              <w:t>ICD</w:t>
            </w:r>
          </w:p>
        </w:tc>
        <w:tc>
          <w:tcPr>
            <w:tcW w:w="7371" w:type="dxa"/>
          </w:tcPr>
          <w:p w14:paraId="6E839EFA" w14:textId="4DD5F1B9" w:rsidR="00000260" w:rsidRDefault="00000260">
            <w:pPr>
              <w:jc w:val="both"/>
            </w:pPr>
            <w:r>
              <w:t xml:space="preserve">Interface </w:t>
            </w:r>
            <w:r w:rsidR="009A7DE2">
              <w:t>C</w:t>
            </w:r>
            <w:r>
              <w:t xml:space="preserve">ontrol </w:t>
            </w:r>
            <w:proofErr w:type="spellStart"/>
            <w:r w:rsidR="009A7DE2">
              <w:t>D</w:t>
            </w:r>
            <w:r>
              <w:t>ocument</w:t>
            </w:r>
            <w:proofErr w:type="spellEnd"/>
          </w:p>
        </w:tc>
      </w:tr>
      <w:tr w:rsidR="00000260" w14:paraId="383BBE44" w14:textId="77777777">
        <w:tc>
          <w:tcPr>
            <w:tcW w:w="1630" w:type="dxa"/>
          </w:tcPr>
          <w:p w14:paraId="0B4B04E6" w14:textId="77777777" w:rsidR="00000260" w:rsidRDefault="00000260">
            <w:pPr>
              <w:jc w:val="both"/>
              <w:rPr>
                <w:lang w:val="en-US"/>
              </w:rPr>
            </w:pPr>
            <w:r>
              <w:rPr>
                <w:lang w:val="en-US"/>
              </w:rPr>
              <w:t>N/A</w:t>
            </w:r>
          </w:p>
        </w:tc>
        <w:tc>
          <w:tcPr>
            <w:tcW w:w="7371" w:type="dxa"/>
          </w:tcPr>
          <w:p w14:paraId="5807A46D" w14:textId="5CE44546" w:rsidR="00000260" w:rsidRDefault="00000260">
            <w:pPr>
              <w:jc w:val="both"/>
              <w:rPr>
                <w:lang w:val="en-US"/>
              </w:rPr>
            </w:pPr>
            <w:r>
              <w:rPr>
                <w:lang w:val="en-US"/>
              </w:rPr>
              <w:t xml:space="preserve">Not </w:t>
            </w:r>
            <w:r w:rsidR="009A7DE2">
              <w:rPr>
                <w:lang w:val="en-US"/>
              </w:rPr>
              <w:t>A</w:t>
            </w:r>
            <w:r>
              <w:rPr>
                <w:lang w:val="en-US"/>
              </w:rPr>
              <w:t>pplicable</w:t>
            </w:r>
          </w:p>
        </w:tc>
      </w:tr>
      <w:tr w:rsidR="00000260" w14:paraId="550C5399" w14:textId="77777777">
        <w:tc>
          <w:tcPr>
            <w:tcW w:w="1630" w:type="dxa"/>
          </w:tcPr>
          <w:p w14:paraId="7166E0AC" w14:textId="77777777" w:rsidR="00000260" w:rsidRPr="00E83A33" w:rsidRDefault="00000260">
            <w:pPr>
              <w:jc w:val="both"/>
              <w:rPr>
                <w:lang w:val="es-ES"/>
              </w:rPr>
            </w:pPr>
            <w:r>
              <w:rPr>
                <w:lang w:val="es-ES"/>
              </w:rPr>
              <w:t>TBD</w:t>
            </w:r>
          </w:p>
        </w:tc>
        <w:tc>
          <w:tcPr>
            <w:tcW w:w="7371" w:type="dxa"/>
          </w:tcPr>
          <w:p w14:paraId="12C61B27" w14:textId="1866CD5B" w:rsidR="00000260" w:rsidRDefault="00000260">
            <w:pPr>
              <w:jc w:val="both"/>
            </w:pPr>
            <w:proofErr w:type="spellStart"/>
            <w:r>
              <w:t>To</w:t>
            </w:r>
            <w:proofErr w:type="spellEnd"/>
            <w:r>
              <w:t xml:space="preserve"> </w:t>
            </w:r>
            <w:r w:rsidR="009A7DE2">
              <w:t>B</w:t>
            </w:r>
            <w:r>
              <w:t xml:space="preserve">e </w:t>
            </w:r>
            <w:proofErr w:type="spellStart"/>
            <w:r w:rsidR="009A7DE2">
              <w:t>D</w:t>
            </w:r>
            <w:r>
              <w:t>efined</w:t>
            </w:r>
            <w:proofErr w:type="spellEnd"/>
            <w:r>
              <w:t xml:space="preserve"> (a ser definido)</w:t>
            </w:r>
          </w:p>
        </w:tc>
      </w:tr>
      <w:tr w:rsidR="004C4F1F" w14:paraId="142B1E5F" w14:textId="77777777">
        <w:tc>
          <w:tcPr>
            <w:tcW w:w="1630" w:type="dxa"/>
          </w:tcPr>
          <w:p w14:paraId="11567839" w14:textId="26968B1E" w:rsidR="004C4F1F" w:rsidRDefault="004C4F1F">
            <w:pPr>
              <w:jc w:val="both"/>
              <w:rPr>
                <w:lang w:val="es-ES"/>
              </w:rPr>
            </w:pPr>
            <w:bookmarkStart w:id="27" w:name="_Hlk132289857"/>
            <w:r>
              <w:rPr>
                <w:lang w:val="es-ES"/>
              </w:rPr>
              <w:t>IACB</w:t>
            </w:r>
          </w:p>
        </w:tc>
        <w:tc>
          <w:tcPr>
            <w:tcW w:w="7371" w:type="dxa"/>
          </w:tcPr>
          <w:p w14:paraId="3D4ED416" w14:textId="73A83AEA" w:rsidR="004C4F1F" w:rsidRDefault="004C4F1F">
            <w:pPr>
              <w:jc w:val="both"/>
            </w:pPr>
            <w:r w:rsidRPr="004C4F1F">
              <w:t>Instrucción Aérea de Cadetes Básica</w:t>
            </w:r>
          </w:p>
        </w:tc>
      </w:tr>
      <w:tr w:rsidR="000646A3" w14:paraId="23E53DAA" w14:textId="77777777">
        <w:tc>
          <w:tcPr>
            <w:tcW w:w="1630" w:type="dxa"/>
          </w:tcPr>
          <w:p w14:paraId="05A92DAE" w14:textId="4AF2FB8C" w:rsidR="000646A3" w:rsidRDefault="000646A3">
            <w:pPr>
              <w:jc w:val="both"/>
              <w:rPr>
                <w:lang w:val="es-ES"/>
              </w:rPr>
            </w:pPr>
            <w:r>
              <w:rPr>
                <w:lang w:val="es-ES"/>
              </w:rPr>
              <w:t>SIM</w:t>
            </w:r>
          </w:p>
        </w:tc>
        <w:tc>
          <w:tcPr>
            <w:tcW w:w="7371" w:type="dxa"/>
          </w:tcPr>
          <w:p w14:paraId="464A1A71" w14:textId="7432F2FC" w:rsidR="000646A3" w:rsidRPr="004C4F1F" w:rsidRDefault="000646A3">
            <w:pPr>
              <w:jc w:val="both"/>
            </w:pPr>
            <w:r>
              <w:t>Simulador de Vuelo</w:t>
            </w:r>
          </w:p>
        </w:tc>
      </w:tr>
      <w:tr w:rsidR="000646A3" w14:paraId="40142635" w14:textId="77777777">
        <w:tc>
          <w:tcPr>
            <w:tcW w:w="1630" w:type="dxa"/>
          </w:tcPr>
          <w:p w14:paraId="2F532001" w14:textId="3EC7C9C8" w:rsidR="000646A3" w:rsidRDefault="000646A3">
            <w:pPr>
              <w:jc w:val="both"/>
              <w:rPr>
                <w:lang w:val="es-ES"/>
              </w:rPr>
            </w:pPr>
            <w:r>
              <w:rPr>
                <w:lang w:val="es-ES"/>
              </w:rPr>
              <w:t>DBS</w:t>
            </w:r>
          </w:p>
        </w:tc>
        <w:tc>
          <w:tcPr>
            <w:tcW w:w="7371" w:type="dxa"/>
          </w:tcPr>
          <w:p w14:paraId="22FF8814" w14:textId="601BAEB2" w:rsidR="000646A3" w:rsidRPr="004C4F1F" w:rsidRDefault="000646A3">
            <w:pPr>
              <w:jc w:val="both"/>
            </w:pPr>
            <w:proofErr w:type="spellStart"/>
            <w:r>
              <w:t>Debriefing</w:t>
            </w:r>
            <w:proofErr w:type="spellEnd"/>
            <w:r>
              <w:t xml:space="preserve"> de Misi</w:t>
            </w:r>
            <w:r w:rsidR="009A7DE2">
              <w:t>ó</w:t>
            </w:r>
            <w:r>
              <w:t>n</w:t>
            </w:r>
          </w:p>
        </w:tc>
      </w:tr>
      <w:tr w:rsidR="000646A3" w14:paraId="32A972BC" w14:textId="77777777">
        <w:tc>
          <w:tcPr>
            <w:tcW w:w="1630" w:type="dxa"/>
          </w:tcPr>
          <w:p w14:paraId="23E00B8A" w14:textId="3951CABE" w:rsidR="000646A3" w:rsidRDefault="000646A3">
            <w:pPr>
              <w:jc w:val="both"/>
              <w:rPr>
                <w:lang w:val="es-ES"/>
              </w:rPr>
            </w:pPr>
            <w:r>
              <w:rPr>
                <w:lang w:val="es-ES"/>
              </w:rPr>
              <w:t>TRK</w:t>
            </w:r>
          </w:p>
        </w:tc>
        <w:tc>
          <w:tcPr>
            <w:tcW w:w="7371" w:type="dxa"/>
          </w:tcPr>
          <w:p w14:paraId="65276062" w14:textId="3A00AD74" w:rsidR="000646A3" w:rsidRPr="004C4F1F" w:rsidRDefault="000646A3">
            <w:pPr>
              <w:jc w:val="both"/>
            </w:pPr>
            <w:r>
              <w:t>Seguimiento de Vuelo</w:t>
            </w:r>
          </w:p>
        </w:tc>
      </w:tr>
      <w:tr w:rsidR="000646A3" w14:paraId="096265EC" w14:textId="77777777">
        <w:tc>
          <w:tcPr>
            <w:tcW w:w="1630" w:type="dxa"/>
          </w:tcPr>
          <w:p w14:paraId="036A6297" w14:textId="5C4092F4" w:rsidR="000646A3" w:rsidRDefault="000646A3">
            <w:pPr>
              <w:jc w:val="both"/>
              <w:rPr>
                <w:lang w:val="es-ES"/>
              </w:rPr>
            </w:pPr>
            <w:r>
              <w:rPr>
                <w:lang w:val="es-ES"/>
              </w:rPr>
              <w:t>MPS</w:t>
            </w:r>
          </w:p>
        </w:tc>
        <w:tc>
          <w:tcPr>
            <w:tcW w:w="7371" w:type="dxa"/>
          </w:tcPr>
          <w:p w14:paraId="2354DB00" w14:textId="37F5D4E5" w:rsidR="000646A3" w:rsidRPr="004C4F1F" w:rsidRDefault="000646A3">
            <w:pPr>
              <w:jc w:val="both"/>
            </w:pPr>
            <w:r>
              <w:t>Planificador de Misión</w:t>
            </w:r>
          </w:p>
        </w:tc>
      </w:tr>
      <w:tr w:rsidR="000646A3" w14:paraId="0FE98A8F" w14:textId="77777777">
        <w:tc>
          <w:tcPr>
            <w:tcW w:w="1630" w:type="dxa"/>
          </w:tcPr>
          <w:p w14:paraId="4901E0DA" w14:textId="503FBC61" w:rsidR="000646A3" w:rsidRDefault="000646A3">
            <w:pPr>
              <w:jc w:val="both"/>
              <w:rPr>
                <w:lang w:val="es-ES"/>
              </w:rPr>
            </w:pPr>
            <w:r>
              <w:rPr>
                <w:lang w:val="es-ES"/>
              </w:rPr>
              <w:t>SOM</w:t>
            </w:r>
          </w:p>
        </w:tc>
        <w:tc>
          <w:tcPr>
            <w:tcW w:w="7371" w:type="dxa"/>
          </w:tcPr>
          <w:p w14:paraId="681BDC91" w14:textId="6A42ED24" w:rsidR="000646A3" w:rsidRPr="004C4F1F" w:rsidRDefault="000646A3">
            <w:pPr>
              <w:jc w:val="both"/>
            </w:pPr>
            <w:r>
              <w:t>Instrucción de Operadores y Mantenedores</w:t>
            </w:r>
          </w:p>
        </w:tc>
      </w:tr>
      <w:tr w:rsidR="000646A3" w14:paraId="50F0C412" w14:textId="77777777">
        <w:tc>
          <w:tcPr>
            <w:tcW w:w="1630" w:type="dxa"/>
          </w:tcPr>
          <w:p w14:paraId="2D766987" w14:textId="766F080D" w:rsidR="000646A3" w:rsidRDefault="000646A3">
            <w:pPr>
              <w:jc w:val="both"/>
              <w:rPr>
                <w:lang w:val="es-ES"/>
              </w:rPr>
            </w:pPr>
            <w:r>
              <w:rPr>
                <w:lang w:val="es-ES"/>
              </w:rPr>
              <w:t>SOT</w:t>
            </w:r>
          </w:p>
        </w:tc>
        <w:tc>
          <w:tcPr>
            <w:tcW w:w="7371" w:type="dxa"/>
          </w:tcPr>
          <w:p w14:paraId="32BB27C0" w14:textId="374A46EB" w:rsidR="000646A3" w:rsidRPr="004C4F1F" w:rsidRDefault="000646A3">
            <w:pPr>
              <w:jc w:val="both"/>
            </w:pPr>
            <w:r>
              <w:t>Gestión de Ordenes Técnicas</w:t>
            </w:r>
          </w:p>
        </w:tc>
      </w:tr>
      <w:tr w:rsidR="000646A3" w14:paraId="155C08E3" w14:textId="77777777">
        <w:tc>
          <w:tcPr>
            <w:tcW w:w="1630" w:type="dxa"/>
          </w:tcPr>
          <w:p w14:paraId="4BB9A227" w14:textId="138A9E23" w:rsidR="000646A3" w:rsidRDefault="000646A3">
            <w:pPr>
              <w:jc w:val="both"/>
              <w:rPr>
                <w:lang w:val="es-ES"/>
              </w:rPr>
            </w:pPr>
            <w:r>
              <w:rPr>
                <w:lang w:val="es-ES"/>
              </w:rPr>
              <w:t>ADI</w:t>
            </w:r>
          </w:p>
        </w:tc>
        <w:tc>
          <w:tcPr>
            <w:tcW w:w="7371" w:type="dxa"/>
          </w:tcPr>
          <w:p w14:paraId="2B8E839E" w14:textId="18316385" w:rsidR="000646A3" w:rsidRPr="004C4F1F" w:rsidRDefault="000646A3">
            <w:pPr>
              <w:jc w:val="both"/>
            </w:pPr>
            <w:r>
              <w:t>Adquisición de Datos e Instrumentos</w:t>
            </w:r>
          </w:p>
        </w:tc>
      </w:tr>
      <w:tr w:rsidR="000646A3" w14:paraId="25361FDD" w14:textId="77777777">
        <w:tc>
          <w:tcPr>
            <w:tcW w:w="1630" w:type="dxa"/>
          </w:tcPr>
          <w:p w14:paraId="64EECC5B" w14:textId="67DEB8E2" w:rsidR="000646A3" w:rsidRDefault="000646A3">
            <w:pPr>
              <w:jc w:val="both"/>
              <w:rPr>
                <w:lang w:val="es-ES"/>
              </w:rPr>
            </w:pPr>
            <w:r>
              <w:rPr>
                <w:lang w:val="es-ES"/>
              </w:rPr>
              <w:t>CD</w:t>
            </w:r>
            <w:r w:rsidR="00C42E95">
              <w:rPr>
                <w:lang w:val="es-ES"/>
              </w:rPr>
              <w:t>A</w:t>
            </w:r>
          </w:p>
        </w:tc>
        <w:tc>
          <w:tcPr>
            <w:tcW w:w="7371" w:type="dxa"/>
          </w:tcPr>
          <w:p w14:paraId="3822AC3B" w14:textId="5EFD2D59" w:rsidR="000646A3" w:rsidRPr="004C4F1F" w:rsidRDefault="000646A3">
            <w:pPr>
              <w:jc w:val="both"/>
            </w:pPr>
            <w:r>
              <w:t>Centro de datos</w:t>
            </w:r>
          </w:p>
        </w:tc>
      </w:tr>
      <w:tr w:rsidR="00F20915" w14:paraId="49550C9A" w14:textId="77777777">
        <w:tc>
          <w:tcPr>
            <w:tcW w:w="1630" w:type="dxa"/>
          </w:tcPr>
          <w:p w14:paraId="0B34C10A" w14:textId="41308E85" w:rsidR="00F20915" w:rsidRDefault="00F20915">
            <w:pPr>
              <w:jc w:val="both"/>
              <w:rPr>
                <w:lang w:val="es-ES"/>
              </w:rPr>
            </w:pPr>
            <w:r>
              <w:rPr>
                <w:lang w:val="es-ES"/>
              </w:rPr>
              <w:t>TOD</w:t>
            </w:r>
          </w:p>
        </w:tc>
        <w:tc>
          <w:tcPr>
            <w:tcW w:w="7371" w:type="dxa"/>
          </w:tcPr>
          <w:p w14:paraId="01DE544F" w14:textId="7F9579ED" w:rsidR="00F20915" w:rsidRDefault="00F20915">
            <w:pPr>
              <w:jc w:val="both"/>
            </w:pPr>
            <w:r>
              <w:t xml:space="preserve">Time </w:t>
            </w:r>
            <w:proofErr w:type="spellStart"/>
            <w:r>
              <w:t>of</w:t>
            </w:r>
            <w:proofErr w:type="spellEnd"/>
            <w:r>
              <w:t xml:space="preserve"> Day</w:t>
            </w:r>
          </w:p>
        </w:tc>
      </w:tr>
      <w:bookmarkEnd w:id="27"/>
    </w:tbl>
    <w:p w14:paraId="54F009C5" w14:textId="77777777" w:rsidR="00225041" w:rsidRDefault="00225041">
      <w:pPr>
        <w:rPr>
          <w:b/>
        </w:rPr>
      </w:pPr>
    </w:p>
    <w:p w14:paraId="17B3A7B4" w14:textId="77777777" w:rsidR="00225041" w:rsidRDefault="00225041">
      <w:r>
        <w:br w:type="page"/>
      </w:r>
    </w:p>
    <w:p w14:paraId="623575C3" w14:textId="77777777" w:rsidR="00225041" w:rsidRDefault="00225041">
      <w:pPr>
        <w:pStyle w:val="Ttulo2"/>
        <w:ind w:left="720" w:hanging="720"/>
      </w:pPr>
      <w:bookmarkStart w:id="28" w:name="_Toc404573440"/>
      <w:bookmarkStart w:id="29" w:name="_Toc405017847"/>
      <w:bookmarkStart w:id="30" w:name="_Toc405117363"/>
      <w:bookmarkStart w:id="31" w:name="_Toc405180286"/>
      <w:bookmarkStart w:id="32" w:name="_Toc405181587"/>
      <w:bookmarkStart w:id="33" w:name="_Toc406834592"/>
      <w:bookmarkStart w:id="34" w:name="_Toc414962534"/>
      <w:bookmarkStart w:id="35" w:name="_Toc414963803"/>
      <w:bookmarkStart w:id="36" w:name="_Toc414963882"/>
      <w:bookmarkStart w:id="37" w:name="_Toc414965434"/>
      <w:bookmarkStart w:id="38" w:name="_Toc414966180"/>
      <w:bookmarkStart w:id="39" w:name="_Toc414966329"/>
      <w:bookmarkStart w:id="40" w:name="_Toc414966393"/>
      <w:bookmarkStart w:id="41" w:name="_Toc414966628"/>
      <w:bookmarkStart w:id="42" w:name="_Toc440707374"/>
      <w:bookmarkStart w:id="43" w:name="_Toc440707505"/>
      <w:bookmarkStart w:id="44" w:name="_Toc440709156"/>
      <w:bookmarkStart w:id="45" w:name="_Toc440790862"/>
      <w:bookmarkStart w:id="46" w:name="_Toc440791735"/>
      <w:bookmarkStart w:id="47" w:name="_Toc440793272"/>
      <w:bookmarkStart w:id="48" w:name="_Toc132288501"/>
      <w:r>
        <w:lastRenderedPageBreak/>
        <w:t>Estructura y Contenido</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37F39DB8" w14:textId="77777777" w:rsidR="00225041" w:rsidRDefault="00225041">
      <w:pPr>
        <w:rPr>
          <w:sz w:val="20"/>
        </w:rPr>
      </w:pPr>
    </w:p>
    <w:p w14:paraId="17F67A8E" w14:textId="77777777" w:rsidR="00225041" w:rsidRDefault="00225041" w:rsidP="00D2772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w:t>
      </w:r>
      <w:r w:rsidR="00D27725">
        <w:rPr>
          <w:spacing w:val="-3"/>
        </w:rPr>
        <w:t xml:space="preserve">ste documento </w:t>
      </w:r>
      <w:r>
        <w:rPr>
          <w:spacing w:val="-3"/>
        </w:rPr>
        <w:t>se organiza como sigue:</w:t>
      </w:r>
    </w:p>
    <w:p w14:paraId="65C863D7"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bookmarkStart w:id="49" w:name="_Hlk127281321"/>
    </w:p>
    <w:p w14:paraId="53AB092B" w14:textId="77777777" w:rsidR="00225041" w:rsidRDefault="00225041">
      <w:pPr>
        <w:numPr>
          <w:ilvl w:val="0"/>
          <w:numId w:val="2"/>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440" w:hanging="360"/>
        <w:jc w:val="both"/>
        <w:rPr>
          <w:spacing w:val="-3"/>
        </w:rPr>
      </w:pPr>
      <w:r>
        <w:rPr>
          <w:spacing w:val="-3"/>
        </w:rPr>
        <w:t>El Capítulo 1 especifica las generalidades.</w:t>
      </w:r>
    </w:p>
    <w:p w14:paraId="638B9D32" w14:textId="5874F4F8" w:rsidR="00225041" w:rsidRDefault="00225041" w:rsidP="003350B2">
      <w:pPr>
        <w:numPr>
          <w:ilvl w:val="0"/>
          <w:numId w:val="2"/>
        </w:numPr>
        <w:ind w:left="1440" w:hanging="360"/>
        <w:jc w:val="both"/>
        <w:rPr>
          <w:spacing w:val="-3"/>
        </w:rPr>
      </w:pPr>
      <w:r>
        <w:rPr>
          <w:spacing w:val="-3"/>
        </w:rPr>
        <w:t xml:space="preserve">El Capítulo 2 </w:t>
      </w:r>
      <w:r w:rsidR="003350B2">
        <w:rPr>
          <w:spacing w:val="-3"/>
        </w:rPr>
        <w:t>contien</w:t>
      </w:r>
      <w:r w:rsidR="00C41827">
        <w:rPr>
          <w:spacing w:val="-3"/>
        </w:rPr>
        <w:t>e la descripción general del programa</w:t>
      </w:r>
    </w:p>
    <w:p w14:paraId="7E1A7A8D" w14:textId="410F035F" w:rsidR="00225041" w:rsidRDefault="00225041" w:rsidP="003350B2">
      <w:pPr>
        <w:numPr>
          <w:ilvl w:val="0"/>
          <w:numId w:val="2"/>
        </w:numPr>
        <w:tabs>
          <w:tab w:val="left" w:pos="180"/>
          <w:tab w:val="left" w:pos="2700"/>
        </w:tabs>
        <w:ind w:left="1440" w:hanging="360"/>
        <w:jc w:val="both"/>
        <w:rPr>
          <w:spacing w:val="-3"/>
        </w:rPr>
      </w:pPr>
      <w:r>
        <w:rPr>
          <w:spacing w:val="-3"/>
        </w:rPr>
        <w:t>El Capítulo 3 contien</w:t>
      </w:r>
      <w:r w:rsidR="00C41827">
        <w:rPr>
          <w:spacing w:val="-3"/>
        </w:rPr>
        <w:t>e lista de definiciones</w:t>
      </w:r>
    </w:p>
    <w:p w14:paraId="78012EEC" w14:textId="2077217E" w:rsidR="00C41827" w:rsidRDefault="00C41827" w:rsidP="003350B2">
      <w:pPr>
        <w:numPr>
          <w:ilvl w:val="0"/>
          <w:numId w:val="2"/>
        </w:numPr>
        <w:tabs>
          <w:tab w:val="left" w:pos="180"/>
          <w:tab w:val="left" w:pos="2700"/>
        </w:tabs>
        <w:ind w:left="1440" w:hanging="360"/>
        <w:jc w:val="both"/>
        <w:rPr>
          <w:spacing w:val="-3"/>
        </w:rPr>
      </w:pPr>
      <w:r>
        <w:rPr>
          <w:spacing w:val="-3"/>
        </w:rPr>
        <w:t>El Capítulo 4 contiene los requerimientos específicos</w:t>
      </w:r>
    </w:p>
    <w:p w14:paraId="58DC68EF" w14:textId="1B1AC807" w:rsidR="00225041" w:rsidRPr="00C41827" w:rsidRDefault="00C41827" w:rsidP="00C41827">
      <w:pPr>
        <w:numPr>
          <w:ilvl w:val="0"/>
          <w:numId w:val="2"/>
        </w:numPr>
        <w:tabs>
          <w:tab w:val="left" w:pos="180"/>
          <w:tab w:val="left" w:pos="2700"/>
        </w:tabs>
        <w:ind w:left="1440" w:hanging="360"/>
        <w:jc w:val="both"/>
        <w:rPr>
          <w:spacing w:val="-3"/>
        </w:rPr>
      </w:pPr>
      <w:r>
        <w:rPr>
          <w:spacing w:val="-3"/>
        </w:rPr>
        <w:t>El Capítulo 5 contiene l</w:t>
      </w:r>
      <w:r w:rsidR="001A3FFD">
        <w:rPr>
          <w:spacing w:val="-3"/>
        </w:rPr>
        <w:t xml:space="preserve">os requerimientos no </w:t>
      </w:r>
      <w:r w:rsidR="002B18DC">
        <w:rPr>
          <w:spacing w:val="-3"/>
        </w:rPr>
        <w:t>funcionales</w:t>
      </w:r>
      <w:r w:rsidR="001A3FFD">
        <w:rPr>
          <w:spacing w:val="-3"/>
        </w:rPr>
        <w:t>.</w:t>
      </w:r>
    </w:p>
    <w:bookmarkEnd w:id="49"/>
    <w:p w14:paraId="4CF69DA2" w14:textId="77777777" w:rsidR="00225041" w:rsidRDefault="00225041" w:rsidP="00AD6003">
      <w:pPr>
        <w:pStyle w:val="Ttulo1"/>
        <w:ind w:left="426" w:hanging="426"/>
        <w:rPr>
          <w:spacing w:val="-3"/>
        </w:rPr>
      </w:pPr>
      <w:r>
        <w:rPr>
          <w:spacing w:val="-3"/>
        </w:rPr>
        <w:br w:type="page"/>
      </w:r>
      <w:bookmarkStart w:id="50" w:name="_Toc132288502"/>
      <w:bookmarkStart w:id="51" w:name="_Hlk127281364"/>
      <w:r w:rsidR="00AD6003">
        <w:rPr>
          <w:spacing w:val="-3"/>
        </w:rPr>
        <w:lastRenderedPageBreak/>
        <w:t>DESCRIPCION GENERAL</w:t>
      </w:r>
      <w:bookmarkEnd w:id="50"/>
    </w:p>
    <w:p w14:paraId="2C0A323C" w14:textId="77777777" w:rsidR="00AD6003" w:rsidRDefault="00AD6003" w:rsidP="00AD6003">
      <w:pPr>
        <w:pStyle w:val="Ttulo2"/>
      </w:pPr>
      <w:bookmarkStart w:id="52" w:name="_Toc132288503"/>
      <w:r>
        <w:t>Perspectiva Del Producto</w:t>
      </w:r>
      <w:bookmarkEnd w:id="52"/>
    </w:p>
    <w:p w14:paraId="1E35EE3B" w14:textId="65104E69" w:rsidR="00225041" w:rsidRPr="003C6B1A" w:rsidRDefault="003C6B1A" w:rsidP="003C6B1A">
      <w:pPr>
        <w:jc w:val="both"/>
        <w:rPr>
          <w:sz w:val="18"/>
          <w:szCs w:val="18"/>
        </w:rPr>
      </w:pPr>
      <w:bookmarkStart w:id="53" w:name="_Hlk128563935"/>
      <w:bookmarkStart w:id="54" w:name="_Hlk130473612"/>
      <w:r w:rsidRPr="003C6B1A">
        <w:rPr>
          <w:color w:val="000000"/>
        </w:rPr>
        <w:t>El Sistema de Instrucción de Vuelo está orientado a formar pilotos militares con las competencias mínimas para abordar su futura formación como Piloto de Guerra, en las áreas de Combate, Transporte o Helicópteros.</w:t>
      </w:r>
    </w:p>
    <w:p w14:paraId="43D10B2C" w14:textId="4D7A03B6" w:rsidR="00DA16E2" w:rsidRDefault="00DA16E2" w:rsidP="003C6B1A">
      <w:bookmarkStart w:id="55" w:name="_MON_1292665186"/>
      <w:bookmarkEnd w:id="55"/>
    </w:p>
    <w:p w14:paraId="45A67744" w14:textId="3CFCBB2D" w:rsidR="00DA16E2" w:rsidRDefault="00AE454E" w:rsidP="00AE454E">
      <w:pPr>
        <w:ind w:firstLine="708"/>
        <w:jc w:val="center"/>
      </w:pPr>
      <w:r>
        <w:rPr>
          <w:noProof/>
        </w:rPr>
        <w:drawing>
          <wp:inline distT="0" distB="0" distL="0" distR="0" wp14:anchorId="46A57E7F" wp14:editId="202D643E">
            <wp:extent cx="6126480" cy="3097530"/>
            <wp:effectExtent l="0" t="0" r="762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6480" cy="3097530"/>
                    </a:xfrm>
                    <a:prstGeom prst="rect">
                      <a:avLst/>
                    </a:prstGeom>
                  </pic:spPr>
                </pic:pic>
              </a:graphicData>
            </a:graphic>
          </wp:inline>
        </w:drawing>
      </w:r>
    </w:p>
    <w:p w14:paraId="1E3A5534" w14:textId="46EE238D" w:rsidR="00DA16E2" w:rsidRDefault="00DA16E2" w:rsidP="00DA16E2">
      <w:pPr>
        <w:pStyle w:val="Epgrafe"/>
        <w:rPr>
          <w:lang w:val="es-ES_tradnl"/>
        </w:rPr>
      </w:pPr>
      <w:bookmarkStart w:id="56" w:name="_Toc130811742"/>
      <w:r w:rsidRPr="00DA16E2">
        <w:rPr>
          <w:lang w:val="es-ES"/>
        </w:rPr>
        <w:t>Figura</w:t>
      </w:r>
      <w:r w:rsidRPr="003350B2">
        <w:rPr>
          <w:lang w:val="es-ES"/>
        </w:rPr>
        <w:t xml:space="preserve"> </w:t>
      </w:r>
      <w:r w:rsidR="00786993">
        <w:fldChar w:fldCharType="begin"/>
      </w:r>
      <w:r w:rsidR="00786993" w:rsidRPr="003350B2">
        <w:rPr>
          <w:lang w:val="es-ES"/>
        </w:rPr>
        <w:instrText xml:space="preserve"> STYLEREF 1 \s </w:instrText>
      </w:r>
      <w:r w:rsidR="00786993">
        <w:fldChar w:fldCharType="separate"/>
      </w:r>
      <w:r w:rsidR="00786993">
        <w:rPr>
          <w:noProof/>
          <w:cs/>
        </w:rPr>
        <w:t>‎</w:t>
      </w:r>
      <w:r w:rsidR="00786993" w:rsidRPr="003350B2">
        <w:rPr>
          <w:noProof/>
          <w:lang w:val="es-ES"/>
        </w:rPr>
        <w:t>2</w:t>
      </w:r>
      <w:r w:rsidR="00786993">
        <w:fldChar w:fldCharType="end"/>
      </w:r>
      <w:r w:rsidR="00786993" w:rsidRPr="003350B2">
        <w:rPr>
          <w:lang w:val="es-ES"/>
        </w:rPr>
        <w:noBreakHyphen/>
      </w:r>
      <w:r w:rsidR="00786993">
        <w:fldChar w:fldCharType="begin"/>
      </w:r>
      <w:r w:rsidR="00786993" w:rsidRPr="003350B2">
        <w:rPr>
          <w:lang w:val="es-ES"/>
        </w:rPr>
        <w:instrText xml:space="preserve"> SEQ Figur</w:instrText>
      </w:r>
      <w:r w:rsidR="00786993">
        <w:instrText xml:space="preserve">a \* ARABIC \s 1 </w:instrText>
      </w:r>
      <w:r w:rsidR="00786993">
        <w:fldChar w:fldCharType="separate"/>
      </w:r>
      <w:r w:rsidR="00786993">
        <w:rPr>
          <w:noProof/>
        </w:rPr>
        <w:t>1</w:t>
      </w:r>
      <w:r w:rsidR="00786993">
        <w:fldChar w:fldCharType="end"/>
      </w:r>
      <w:r>
        <w:rPr>
          <w:lang w:val="es-ES_tradnl"/>
        </w:rPr>
        <w:t xml:space="preserve">: </w:t>
      </w:r>
      <w:commentRangeStart w:id="57"/>
      <w:r w:rsidR="00AE454E">
        <w:rPr>
          <w:lang w:val="es-ES_tradnl"/>
        </w:rPr>
        <w:t>Sistema de instrucción de vuelo para pilotos militares</w:t>
      </w:r>
      <w:commentRangeEnd w:id="57"/>
      <w:r w:rsidR="001F5897">
        <w:rPr>
          <w:rStyle w:val="Refdecomentario"/>
          <w:b w:val="0"/>
          <w:bCs w:val="0"/>
          <w:lang w:val="es-ES_tradnl"/>
        </w:rPr>
        <w:commentReference w:id="57"/>
      </w:r>
      <w:r>
        <w:rPr>
          <w:lang w:val="es-ES_tradnl"/>
        </w:rPr>
        <w:t>.</w:t>
      </w:r>
      <w:bookmarkEnd w:id="56"/>
    </w:p>
    <w:p w14:paraId="2A02E17C" w14:textId="4B912C56" w:rsidR="003C6B1A" w:rsidRDefault="003C6B1A" w:rsidP="003C6B1A"/>
    <w:p w14:paraId="1B5EB45D" w14:textId="4214D5A0" w:rsidR="003C6B1A" w:rsidRDefault="003C6B1A" w:rsidP="003C6B1A">
      <w:pPr>
        <w:jc w:val="both"/>
        <w:rPr>
          <w:color w:val="000000"/>
        </w:rPr>
      </w:pPr>
      <w:r w:rsidRPr="003C6B1A">
        <w:rPr>
          <w:color w:val="000000"/>
        </w:rPr>
        <w:t>En el sistema propuesto, junto con la introducción de una nueva aeronave considera la incorporación de una serie de sistemas periféricos, destinados a apoyar la instrucción de los alumnos, ya sea en forma autónoma o con supervisión del instructor. Lo anterior orientado a los aspectos operacionales y los logísticos</w:t>
      </w:r>
      <w:r>
        <w:rPr>
          <w:color w:val="000000"/>
        </w:rPr>
        <w:t>.</w:t>
      </w:r>
    </w:p>
    <w:bookmarkEnd w:id="53"/>
    <w:p w14:paraId="197BB84D" w14:textId="4B36CD21" w:rsidR="00D95D71" w:rsidRDefault="00D95D71" w:rsidP="003C6B1A">
      <w:pPr>
        <w:jc w:val="both"/>
        <w:rPr>
          <w:color w:val="000000"/>
        </w:rPr>
      </w:pPr>
    </w:p>
    <w:p w14:paraId="10684A86" w14:textId="43600327" w:rsidR="00AE454E" w:rsidRDefault="00AE454E" w:rsidP="003C6B1A">
      <w:pPr>
        <w:jc w:val="both"/>
        <w:rPr>
          <w:color w:val="000000"/>
        </w:rPr>
      </w:pPr>
    </w:p>
    <w:p w14:paraId="5565BBD2" w14:textId="3AE33A29" w:rsidR="00AE454E" w:rsidRDefault="00AE454E" w:rsidP="003C6B1A">
      <w:pPr>
        <w:jc w:val="both"/>
        <w:rPr>
          <w:color w:val="000000"/>
        </w:rPr>
      </w:pPr>
    </w:p>
    <w:p w14:paraId="3A3B0CB0" w14:textId="066294F5" w:rsidR="00AE454E" w:rsidRDefault="00AE454E" w:rsidP="003C6B1A">
      <w:pPr>
        <w:jc w:val="both"/>
        <w:rPr>
          <w:color w:val="000000"/>
        </w:rPr>
      </w:pPr>
    </w:p>
    <w:p w14:paraId="0EF92664" w14:textId="07428454" w:rsidR="00AE454E" w:rsidRDefault="00AE454E" w:rsidP="003C6B1A">
      <w:pPr>
        <w:jc w:val="both"/>
        <w:rPr>
          <w:color w:val="000000"/>
        </w:rPr>
      </w:pPr>
    </w:p>
    <w:p w14:paraId="1DDB2E42" w14:textId="7C8A661A" w:rsidR="00AE454E" w:rsidRDefault="00AE454E" w:rsidP="003C6B1A">
      <w:pPr>
        <w:jc w:val="both"/>
        <w:rPr>
          <w:color w:val="000000"/>
        </w:rPr>
      </w:pPr>
    </w:p>
    <w:p w14:paraId="647BE243" w14:textId="7FA4170D" w:rsidR="00AE454E" w:rsidRDefault="00AE454E" w:rsidP="003C6B1A">
      <w:pPr>
        <w:jc w:val="both"/>
        <w:rPr>
          <w:color w:val="000000"/>
        </w:rPr>
      </w:pPr>
    </w:p>
    <w:p w14:paraId="55155172" w14:textId="2DE268D8" w:rsidR="00AE454E" w:rsidRDefault="00AE454E" w:rsidP="003C6B1A">
      <w:pPr>
        <w:jc w:val="both"/>
        <w:rPr>
          <w:color w:val="000000"/>
        </w:rPr>
      </w:pPr>
    </w:p>
    <w:p w14:paraId="61DCE58E" w14:textId="30AB4254" w:rsidR="00AE454E" w:rsidRDefault="00AE454E" w:rsidP="003C6B1A">
      <w:pPr>
        <w:jc w:val="both"/>
        <w:rPr>
          <w:color w:val="000000"/>
        </w:rPr>
      </w:pPr>
    </w:p>
    <w:p w14:paraId="351C602A" w14:textId="77777777" w:rsidR="00C41827" w:rsidRDefault="00C41827" w:rsidP="003C6B1A">
      <w:pPr>
        <w:jc w:val="both"/>
        <w:rPr>
          <w:color w:val="000000"/>
        </w:rPr>
      </w:pPr>
    </w:p>
    <w:p w14:paraId="2D9C66F3" w14:textId="14981136" w:rsidR="00D95D71" w:rsidRDefault="00D95D71" w:rsidP="003C6B1A">
      <w:pPr>
        <w:jc w:val="both"/>
        <w:rPr>
          <w:color w:val="000000"/>
        </w:rPr>
      </w:pPr>
      <w:r>
        <w:rPr>
          <w:color w:val="000000"/>
        </w:rPr>
        <w:lastRenderedPageBreak/>
        <w:t xml:space="preserve">Los sistemas periféricos a implementar son los descritos en la </w:t>
      </w:r>
      <w:r>
        <w:rPr>
          <w:color w:val="000000"/>
        </w:rPr>
        <w:fldChar w:fldCharType="begin"/>
      </w:r>
      <w:r>
        <w:rPr>
          <w:color w:val="000000"/>
        </w:rPr>
        <w:instrText xml:space="preserve"> REF _Ref122589880 \h </w:instrText>
      </w:r>
      <w:r>
        <w:rPr>
          <w:color w:val="000000"/>
        </w:rPr>
      </w:r>
      <w:r>
        <w:rPr>
          <w:color w:val="000000"/>
        </w:rPr>
        <w:fldChar w:fldCharType="separate"/>
      </w:r>
      <w:r w:rsidRPr="001C6D09">
        <w:rPr>
          <w:lang w:val="es-ES"/>
        </w:rPr>
        <w:t>Tabla</w:t>
      </w:r>
      <w:r>
        <w:t xml:space="preserve"> </w:t>
      </w:r>
      <w:r>
        <w:rPr>
          <w:noProof/>
        </w:rPr>
        <w:t>2</w:t>
      </w:r>
      <w:r>
        <w:noBreakHyphen/>
      </w:r>
      <w:r>
        <w:rPr>
          <w:noProof/>
        </w:rPr>
        <w:t>1</w:t>
      </w:r>
      <w:r>
        <w:rPr>
          <w:color w:val="000000"/>
        </w:rPr>
        <w:fldChar w:fldCharType="end"/>
      </w:r>
      <w:r>
        <w:rPr>
          <w:color w:val="000000"/>
        </w:rPr>
        <w:t>.</w:t>
      </w:r>
    </w:p>
    <w:p w14:paraId="28D8FE50" w14:textId="77777777" w:rsidR="0097041A" w:rsidRDefault="0097041A" w:rsidP="003C6B1A">
      <w:pPr>
        <w:jc w:val="both"/>
        <w:rPr>
          <w:color w:val="000000"/>
        </w:rPr>
      </w:pPr>
      <w:bookmarkStart w:id="58" w:name="_Hlk128573398"/>
    </w:p>
    <w:p w14:paraId="5CFCF38E" w14:textId="77777777" w:rsidR="00D95D71" w:rsidRPr="00655CAE" w:rsidRDefault="00D95D71" w:rsidP="00D95D71">
      <w:pPr>
        <w:pStyle w:val="Descripcin"/>
      </w:pPr>
      <w:bookmarkStart w:id="59" w:name="_Ref122589880"/>
      <w:bookmarkStart w:id="60" w:name="_Toc130811740"/>
      <w:r w:rsidRPr="001C6D09">
        <w:rPr>
          <w:lang w:val="es-ES"/>
        </w:rPr>
        <w:t>Tabla</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Tabla \* ARABIC \s 1 </w:instrText>
      </w:r>
      <w:r>
        <w:fldChar w:fldCharType="separate"/>
      </w:r>
      <w:r>
        <w:rPr>
          <w:noProof/>
        </w:rPr>
        <w:t>1</w:t>
      </w:r>
      <w:r>
        <w:fldChar w:fldCharType="end"/>
      </w:r>
      <w:bookmarkEnd w:id="59"/>
      <w:r>
        <w:t xml:space="preserve">: </w:t>
      </w:r>
      <w:r>
        <w:rPr>
          <w:lang w:val="es-CL"/>
        </w:rPr>
        <w:t>Sub sistemas</w:t>
      </w:r>
      <w:bookmarkEnd w:id="60"/>
    </w:p>
    <w:tbl>
      <w:tblPr>
        <w:tblStyle w:val="Tablaconcuadrcula"/>
        <w:tblW w:w="10385" w:type="dxa"/>
        <w:jc w:val="center"/>
        <w:tblLook w:val="04A0" w:firstRow="1" w:lastRow="0" w:firstColumn="1" w:lastColumn="0" w:noHBand="0" w:noVBand="1"/>
      </w:tblPr>
      <w:tblGrid>
        <w:gridCol w:w="3883"/>
        <w:gridCol w:w="6502"/>
      </w:tblGrid>
      <w:tr w:rsidR="00D95D71" w14:paraId="65F304A5" w14:textId="77777777" w:rsidTr="007C6B01">
        <w:trPr>
          <w:jc w:val="center"/>
        </w:trPr>
        <w:tc>
          <w:tcPr>
            <w:tcW w:w="3883" w:type="dxa"/>
          </w:tcPr>
          <w:p w14:paraId="6F1876BC" w14:textId="3D53DAEE" w:rsidR="00D95D71" w:rsidRPr="00676C20" w:rsidRDefault="00D95D71" w:rsidP="007C6B01">
            <w:pPr>
              <w:jc w:val="center"/>
              <w:rPr>
                <w:b/>
                <w:bCs/>
                <w:lang w:val="es-CL" w:eastAsia="es-MX"/>
              </w:rPr>
            </w:pPr>
            <w:r>
              <w:rPr>
                <w:b/>
                <w:bCs/>
                <w:lang w:val="es-CL" w:eastAsia="es-MX"/>
              </w:rPr>
              <w:t>S</w:t>
            </w:r>
            <w:r w:rsidR="000646A3">
              <w:rPr>
                <w:b/>
                <w:bCs/>
                <w:lang w:val="es-CL" w:eastAsia="es-MX"/>
              </w:rPr>
              <w:t>ISTEMAS</w:t>
            </w:r>
          </w:p>
        </w:tc>
        <w:tc>
          <w:tcPr>
            <w:tcW w:w="6502" w:type="dxa"/>
          </w:tcPr>
          <w:p w14:paraId="188FF692" w14:textId="77777777" w:rsidR="00D95D71" w:rsidRPr="00676C20" w:rsidRDefault="00D95D71" w:rsidP="007C6B01">
            <w:pPr>
              <w:jc w:val="center"/>
              <w:rPr>
                <w:b/>
                <w:bCs/>
                <w:lang w:val="es-CL" w:eastAsia="es-MX"/>
              </w:rPr>
            </w:pPr>
            <w:r w:rsidRPr="00676C20">
              <w:rPr>
                <w:b/>
                <w:bCs/>
                <w:lang w:val="es-CL" w:eastAsia="es-MX"/>
              </w:rPr>
              <w:t>DESCRIPCIÓN</w:t>
            </w:r>
          </w:p>
        </w:tc>
      </w:tr>
      <w:tr w:rsidR="00D95D71" w14:paraId="5252E93F" w14:textId="77777777" w:rsidTr="007C6B01">
        <w:trPr>
          <w:jc w:val="center"/>
        </w:trPr>
        <w:tc>
          <w:tcPr>
            <w:tcW w:w="3883" w:type="dxa"/>
          </w:tcPr>
          <w:p w14:paraId="37062454" w14:textId="77777777" w:rsidR="00D95D71" w:rsidRPr="008B66B6" w:rsidRDefault="00D95D71" w:rsidP="007C6B01">
            <w:pPr>
              <w:rPr>
                <w:lang w:val="es-CL" w:eastAsia="es-MX"/>
              </w:rPr>
            </w:pPr>
            <w:r w:rsidRPr="008B66B6">
              <w:rPr>
                <w:lang w:val="es-CL" w:eastAsia="es-MX"/>
              </w:rPr>
              <w:t>Simulador de Vuelo (</w:t>
            </w:r>
            <w:commentRangeStart w:id="61"/>
            <w:commentRangeStart w:id="62"/>
            <w:r w:rsidRPr="008B66B6">
              <w:rPr>
                <w:lang w:val="es-CL" w:eastAsia="es-MX"/>
              </w:rPr>
              <w:t>SIM</w:t>
            </w:r>
            <w:commentRangeEnd w:id="61"/>
            <w:r w:rsidR="00DF0CCB">
              <w:rPr>
                <w:rStyle w:val="Refdecomentario"/>
              </w:rPr>
              <w:commentReference w:id="61"/>
            </w:r>
            <w:commentRangeEnd w:id="62"/>
            <w:r w:rsidR="000646A3">
              <w:rPr>
                <w:rStyle w:val="Refdecomentario"/>
              </w:rPr>
              <w:commentReference w:id="62"/>
            </w:r>
            <w:r w:rsidRPr="008B66B6">
              <w:rPr>
                <w:lang w:val="es-CL" w:eastAsia="es-MX"/>
              </w:rPr>
              <w:t>)</w:t>
            </w:r>
          </w:p>
        </w:tc>
        <w:tc>
          <w:tcPr>
            <w:tcW w:w="6502" w:type="dxa"/>
          </w:tcPr>
          <w:p w14:paraId="01AC840F" w14:textId="77777777" w:rsidR="00D95D71" w:rsidRDefault="00D95D71" w:rsidP="007C6B01">
            <w:pPr>
              <w:jc w:val="both"/>
              <w:rPr>
                <w:lang w:val="es-CL" w:eastAsia="es-MX"/>
              </w:rPr>
            </w:pPr>
            <w:r>
              <w:rPr>
                <w:lang w:val="es-CL" w:eastAsia="es-MX"/>
              </w:rPr>
              <w:t>Desarrollo de una plataforma que permita al alumno familiarizarse con los instrumentos y procedimientos propios del avión antes de pilotear una aeronave real.</w:t>
            </w:r>
          </w:p>
        </w:tc>
      </w:tr>
      <w:tr w:rsidR="00D95D71" w14:paraId="113C14D1" w14:textId="77777777" w:rsidTr="007C6B01">
        <w:trPr>
          <w:jc w:val="center"/>
        </w:trPr>
        <w:tc>
          <w:tcPr>
            <w:tcW w:w="3883" w:type="dxa"/>
          </w:tcPr>
          <w:p w14:paraId="51CAFFC3" w14:textId="77777777" w:rsidR="00D95D71" w:rsidRPr="008B66B6" w:rsidRDefault="00D95D71" w:rsidP="007C6B01">
            <w:pPr>
              <w:rPr>
                <w:lang w:val="es-CL" w:eastAsia="es-MX"/>
              </w:rPr>
            </w:pPr>
            <w:r w:rsidRPr="008B66B6">
              <w:rPr>
                <w:lang w:val="es-CL" w:eastAsia="es-MX"/>
              </w:rPr>
              <w:t>Planificador de Misión (MPS)</w:t>
            </w:r>
          </w:p>
        </w:tc>
        <w:tc>
          <w:tcPr>
            <w:tcW w:w="6502" w:type="dxa"/>
          </w:tcPr>
          <w:p w14:paraId="73C2BF91" w14:textId="77777777" w:rsidR="00D95D71" w:rsidRPr="00227CE8" w:rsidRDefault="00D95D71" w:rsidP="007C6B01">
            <w:pPr>
              <w:jc w:val="both"/>
              <w:rPr>
                <w:lang w:val="es-CL" w:eastAsia="es-MX"/>
              </w:rPr>
            </w:pPr>
            <w:r>
              <w:rPr>
                <w:lang w:val="es-CL" w:eastAsia="es-MX"/>
              </w:rPr>
              <w:t>Consiste en un conjunto de herramientas computacionales que permiten la planificación de misiones aéreas de instructores y alumnos.</w:t>
            </w:r>
          </w:p>
        </w:tc>
      </w:tr>
      <w:tr w:rsidR="00D95D71" w14:paraId="1D9F843E" w14:textId="77777777" w:rsidTr="007C6B01">
        <w:trPr>
          <w:jc w:val="center"/>
        </w:trPr>
        <w:tc>
          <w:tcPr>
            <w:tcW w:w="3883" w:type="dxa"/>
          </w:tcPr>
          <w:p w14:paraId="48F74235" w14:textId="77777777" w:rsidR="00D95D71" w:rsidRPr="008B66B6" w:rsidRDefault="00D95D71" w:rsidP="007C6B01">
            <w:pPr>
              <w:rPr>
                <w:lang w:val="es-CL" w:eastAsia="es-MX"/>
              </w:rPr>
            </w:pPr>
            <w:proofErr w:type="spellStart"/>
            <w:r w:rsidRPr="008B66B6">
              <w:rPr>
                <w:lang w:val="es-CL" w:eastAsia="es-MX"/>
              </w:rPr>
              <w:t>Debriefing</w:t>
            </w:r>
            <w:proofErr w:type="spellEnd"/>
            <w:r w:rsidRPr="008B66B6">
              <w:rPr>
                <w:lang w:val="es-CL" w:eastAsia="es-MX"/>
              </w:rPr>
              <w:t xml:space="preserve"> de Misión (DBS)</w:t>
            </w:r>
          </w:p>
        </w:tc>
        <w:tc>
          <w:tcPr>
            <w:tcW w:w="6502" w:type="dxa"/>
          </w:tcPr>
          <w:p w14:paraId="50B3D281" w14:textId="77777777" w:rsidR="00D95D71" w:rsidRPr="00227CE8" w:rsidRDefault="00D95D71" w:rsidP="007C6B01">
            <w:pPr>
              <w:jc w:val="both"/>
              <w:rPr>
                <w:lang w:val="es-CL" w:eastAsia="es-MX"/>
              </w:rPr>
            </w:pPr>
            <w:r>
              <w:rPr>
                <w:lang w:val="es-CL" w:eastAsia="es-MX"/>
              </w:rPr>
              <w:t xml:space="preserve">Consiste en una herramienta computacional que permite reproducir en forma sincronizada los parámetros de vuelo y </w:t>
            </w:r>
            <w:commentRangeStart w:id="63"/>
            <w:r>
              <w:rPr>
                <w:lang w:val="es-CL" w:eastAsia="es-MX"/>
              </w:rPr>
              <w:t>audio</w:t>
            </w:r>
            <w:commentRangeEnd w:id="63"/>
            <w:r w:rsidR="002F5D9F">
              <w:rPr>
                <w:rStyle w:val="Refdecomentario"/>
              </w:rPr>
              <w:commentReference w:id="63"/>
            </w:r>
            <w:r>
              <w:rPr>
                <w:lang w:val="es-CL" w:eastAsia="es-MX"/>
              </w:rPr>
              <w:t xml:space="preserve"> de una misión de instrucción.</w:t>
            </w:r>
          </w:p>
        </w:tc>
      </w:tr>
      <w:tr w:rsidR="00D95D71" w14:paraId="68DB7657" w14:textId="77777777" w:rsidTr="007C6B01">
        <w:trPr>
          <w:jc w:val="center"/>
        </w:trPr>
        <w:tc>
          <w:tcPr>
            <w:tcW w:w="3883" w:type="dxa"/>
          </w:tcPr>
          <w:p w14:paraId="0BA10F26" w14:textId="77777777" w:rsidR="00D95D71" w:rsidRPr="008B66B6" w:rsidRDefault="00D95D71" w:rsidP="007C6B01">
            <w:pPr>
              <w:rPr>
                <w:lang w:val="es-CL" w:eastAsia="es-MX"/>
              </w:rPr>
            </w:pPr>
            <w:r w:rsidRPr="008B66B6">
              <w:rPr>
                <w:lang w:val="es-CL" w:eastAsia="es-MX"/>
              </w:rPr>
              <w:t>Seguimiento de Vuelo (TRK)</w:t>
            </w:r>
          </w:p>
        </w:tc>
        <w:tc>
          <w:tcPr>
            <w:tcW w:w="6502" w:type="dxa"/>
          </w:tcPr>
          <w:p w14:paraId="3CCEE95D" w14:textId="0A79C414" w:rsidR="00D95D71" w:rsidRPr="00227CE8" w:rsidRDefault="00D95D71" w:rsidP="007C6B01">
            <w:pPr>
              <w:jc w:val="both"/>
              <w:rPr>
                <w:lang w:val="es-CL" w:eastAsia="es-MX"/>
              </w:rPr>
            </w:pPr>
            <w:r>
              <w:rPr>
                <w:lang w:val="es-CL" w:eastAsia="es-MX"/>
              </w:rPr>
              <w:t xml:space="preserve">Consiste en un conjunto de herramientas de software y hardware que permiten el monitoreo en tiempo real, desde una estación en tierra, </w:t>
            </w:r>
            <w:r w:rsidR="00957055">
              <w:rPr>
                <w:lang w:val="es-CL" w:eastAsia="es-MX"/>
              </w:rPr>
              <w:t xml:space="preserve">de </w:t>
            </w:r>
            <w:r>
              <w:rPr>
                <w:lang w:val="es-CL" w:eastAsia="es-MX"/>
              </w:rPr>
              <w:t>la posición de las aeronaves que se encuentren realizando vuelos de instrucción en cualquier parte del territorio nacional.</w:t>
            </w:r>
          </w:p>
        </w:tc>
      </w:tr>
      <w:tr w:rsidR="00D95D71" w14:paraId="5277A99C" w14:textId="77777777" w:rsidTr="007C6B01">
        <w:trPr>
          <w:jc w:val="center"/>
        </w:trPr>
        <w:tc>
          <w:tcPr>
            <w:tcW w:w="3883" w:type="dxa"/>
          </w:tcPr>
          <w:p w14:paraId="4657D47A" w14:textId="77777777" w:rsidR="00D95D71" w:rsidRPr="008B66B6" w:rsidRDefault="00D95D71" w:rsidP="007C6B01">
            <w:pPr>
              <w:rPr>
                <w:lang w:val="es-CL" w:eastAsia="es-MX"/>
              </w:rPr>
            </w:pPr>
            <w:r w:rsidRPr="008B66B6">
              <w:rPr>
                <w:lang w:val="es-CL" w:eastAsia="es-MX"/>
              </w:rPr>
              <w:t>Instrucción de Operadores y Mantenedores (SOM)</w:t>
            </w:r>
          </w:p>
        </w:tc>
        <w:tc>
          <w:tcPr>
            <w:tcW w:w="6502" w:type="dxa"/>
          </w:tcPr>
          <w:p w14:paraId="327F233D" w14:textId="77777777" w:rsidR="00D95D71" w:rsidRPr="00227CE8" w:rsidRDefault="00D95D71" w:rsidP="007C6B01">
            <w:pPr>
              <w:jc w:val="both"/>
              <w:rPr>
                <w:lang w:val="es-CL" w:eastAsia="es-MX"/>
              </w:rPr>
            </w:pPr>
            <w:r>
              <w:rPr>
                <w:lang w:val="es-CL" w:eastAsia="es-MX"/>
              </w:rPr>
              <w:t xml:space="preserve">Consiste en una </w:t>
            </w:r>
            <w:commentRangeStart w:id="64"/>
            <w:r>
              <w:rPr>
                <w:lang w:val="es-CL" w:eastAsia="es-MX"/>
              </w:rPr>
              <w:t>herramienta</w:t>
            </w:r>
            <w:commentRangeEnd w:id="64"/>
            <w:r w:rsidR="00FD2DF1">
              <w:rPr>
                <w:rStyle w:val="Refdecomentario"/>
              </w:rPr>
              <w:commentReference w:id="64"/>
            </w:r>
            <w:r>
              <w:rPr>
                <w:lang w:val="es-CL" w:eastAsia="es-MX"/>
              </w:rPr>
              <w:t xml:space="preserve"> de gestión del proceso de enseñanza para los diferentes programas de instrucción de vuelo que imparte la Escuela de Aviación y para la instrucción del personal de mantenimiento encargado de dar soporte a la aeronave y sus periféricos.</w:t>
            </w:r>
          </w:p>
        </w:tc>
      </w:tr>
      <w:tr w:rsidR="00D95D71" w14:paraId="319C25C8" w14:textId="77777777" w:rsidTr="007C6B01">
        <w:trPr>
          <w:jc w:val="center"/>
        </w:trPr>
        <w:tc>
          <w:tcPr>
            <w:tcW w:w="3883" w:type="dxa"/>
          </w:tcPr>
          <w:p w14:paraId="53B2A654" w14:textId="6F480D6C" w:rsidR="00D95D71" w:rsidRPr="008B66B6" w:rsidRDefault="00753E34" w:rsidP="007C6B01">
            <w:pPr>
              <w:rPr>
                <w:lang w:val="es-CL" w:eastAsia="es-MX"/>
              </w:rPr>
            </w:pPr>
            <w:r>
              <w:rPr>
                <w:lang w:val="es-CL" w:eastAsia="es-MX"/>
              </w:rPr>
              <w:t>Centro de Datos</w:t>
            </w:r>
            <w:r w:rsidR="00D95D71" w:rsidRPr="008B66B6">
              <w:rPr>
                <w:lang w:val="es-CL" w:eastAsia="es-MX"/>
              </w:rPr>
              <w:t xml:space="preserve"> (</w:t>
            </w:r>
            <w:r>
              <w:rPr>
                <w:lang w:val="es-CL" w:eastAsia="es-MX"/>
              </w:rPr>
              <w:t>CD</w:t>
            </w:r>
            <w:r w:rsidR="00E53907">
              <w:rPr>
                <w:lang w:val="es-CL" w:eastAsia="es-MX"/>
              </w:rPr>
              <w:t>A</w:t>
            </w:r>
            <w:r w:rsidR="00D95D71" w:rsidRPr="008B66B6">
              <w:rPr>
                <w:lang w:val="es-CL" w:eastAsia="es-MX"/>
              </w:rPr>
              <w:t>)</w:t>
            </w:r>
          </w:p>
        </w:tc>
        <w:tc>
          <w:tcPr>
            <w:tcW w:w="6502" w:type="dxa"/>
          </w:tcPr>
          <w:p w14:paraId="07A3CA7F" w14:textId="0F1345E3" w:rsidR="00D95D71" w:rsidRPr="00227CE8" w:rsidRDefault="00753E34" w:rsidP="007C6B01">
            <w:pPr>
              <w:jc w:val="both"/>
              <w:rPr>
                <w:lang w:val="es-CL" w:eastAsia="es-MX"/>
              </w:rPr>
            </w:pPr>
            <w:commentRangeStart w:id="65"/>
            <w:commentRangeStart w:id="66"/>
            <w:r>
              <w:t>El Centro de Datos permitirá administrar en forma centralizada los servicios asociados a cada uno de los periféricos del nuevo sistema de instrucción de vuelo</w:t>
            </w:r>
            <w:commentRangeEnd w:id="65"/>
            <w:r w:rsidR="00C4215F">
              <w:rPr>
                <w:rStyle w:val="Refdecomentario"/>
              </w:rPr>
              <w:commentReference w:id="65"/>
            </w:r>
            <w:commentRangeEnd w:id="66"/>
            <w:r w:rsidR="000646A3">
              <w:rPr>
                <w:rStyle w:val="Refdecomentario"/>
              </w:rPr>
              <w:commentReference w:id="66"/>
            </w:r>
          </w:p>
        </w:tc>
      </w:tr>
      <w:tr w:rsidR="00D95D71" w14:paraId="71419DC4" w14:textId="77777777" w:rsidTr="007C6B01">
        <w:trPr>
          <w:jc w:val="center"/>
        </w:trPr>
        <w:tc>
          <w:tcPr>
            <w:tcW w:w="3883" w:type="dxa"/>
          </w:tcPr>
          <w:p w14:paraId="4E62339C" w14:textId="77777777" w:rsidR="00D95D71" w:rsidRPr="008B66B6" w:rsidRDefault="00D95D71" w:rsidP="007C6B01">
            <w:pPr>
              <w:rPr>
                <w:lang w:val="es-CL" w:eastAsia="es-MX"/>
              </w:rPr>
            </w:pPr>
            <w:r w:rsidRPr="008B66B6">
              <w:rPr>
                <w:lang w:val="es-CL" w:eastAsia="es-MX"/>
              </w:rPr>
              <w:t>Gestión de Ordenes Técnicas (SOT)</w:t>
            </w:r>
          </w:p>
        </w:tc>
        <w:tc>
          <w:tcPr>
            <w:tcW w:w="6502" w:type="dxa"/>
          </w:tcPr>
          <w:p w14:paraId="2862CC3A" w14:textId="6021413D" w:rsidR="00D95D71" w:rsidRPr="00227CE8" w:rsidRDefault="00D95D71" w:rsidP="007C6B01">
            <w:pPr>
              <w:jc w:val="both"/>
              <w:rPr>
                <w:lang w:val="es-CL" w:eastAsia="es-MX"/>
              </w:rPr>
            </w:pPr>
            <w:r>
              <w:rPr>
                <w:lang w:val="es-CL" w:eastAsia="es-MX"/>
              </w:rPr>
              <w:t xml:space="preserve">Consiste en un software que permite la administración de todas las publicaciones de los distintos sistemas y </w:t>
            </w:r>
            <w:r w:rsidR="008A242E">
              <w:rPr>
                <w:lang w:val="es-CL" w:eastAsia="es-MX"/>
              </w:rPr>
              <w:t>sub</w:t>
            </w:r>
            <w:r>
              <w:rPr>
                <w:lang w:val="es-CL" w:eastAsia="es-MX"/>
              </w:rPr>
              <w:t>sistemas del avión, clasificándolas conforme al formato USAF y tipos solicitados.</w:t>
            </w:r>
          </w:p>
        </w:tc>
      </w:tr>
      <w:tr w:rsidR="00D95D71" w14:paraId="42884D7D" w14:textId="77777777" w:rsidTr="007C6B01">
        <w:trPr>
          <w:jc w:val="center"/>
        </w:trPr>
        <w:tc>
          <w:tcPr>
            <w:tcW w:w="3883" w:type="dxa"/>
          </w:tcPr>
          <w:p w14:paraId="7D4E5A17" w14:textId="77777777" w:rsidR="00D95D71" w:rsidRPr="008B66B6" w:rsidRDefault="00D95D71" w:rsidP="007C6B01">
            <w:pPr>
              <w:rPr>
                <w:lang w:val="es-CL" w:eastAsia="es-MX"/>
              </w:rPr>
            </w:pPr>
            <w:r w:rsidRPr="008B66B6">
              <w:rPr>
                <w:lang w:val="es-CL" w:eastAsia="es-MX"/>
              </w:rPr>
              <w:t>Adquisición de Datos e Instrumentación (ADI)</w:t>
            </w:r>
          </w:p>
        </w:tc>
        <w:tc>
          <w:tcPr>
            <w:tcW w:w="6502" w:type="dxa"/>
          </w:tcPr>
          <w:p w14:paraId="41E32828" w14:textId="77777777" w:rsidR="00D95D71" w:rsidRPr="00227CE8" w:rsidRDefault="00D95D71" w:rsidP="007C6B01">
            <w:pPr>
              <w:jc w:val="both"/>
              <w:rPr>
                <w:lang w:val="es-CL" w:eastAsia="es-MX"/>
              </w:rPr>
            </w:pPr>
            <w:r>
              <w:rPr>
                <w:lang w:val="es-CL" w:eastAsia="es-MX"/>
              </w:rPr>
              <w:t>Consiste en una serie de instrumentos que se instalarán en el avión prototipo y que se mantendrá durante el proceso de desarrollo y vuelos de prueba, con la finalidad de recolectar y almacenar datos, tanto de la estructura, aviónica, motor u otros parámetros que se requieran analizar, para verificar que la aeronave es segura y cumpla con los parámetros de diseño.</w:t>
            </w:r>
          </w:p>
        </w:tc>
      </w:tr>
      <w:bookmarkEnd w:id="54"/>
    </w:tbl>
    <w:p w14:paraId="02118EC7" w14:textId="77777777" w:rsidR="00D95D71" w:rsidRDefault="00D95D71" w:rsidP="00D95D71">
      <w:pPr>
        <w:rPr>
          <w:lang w:val="es-CL" w:eastAsia="es-MX"/>
        </w:rPr>
      </w:pPr>
    </w:p>
    <w:p w14:paraId="3EE37C24" w14:textId="721BDE07" w:rsidR="00AD6003" w:rsidRDefault="00971759" w:rsidP="00D27725">
      <w:pPr>
        <w:pStyle w:val="Ttulo2"/>
        <w:ind w:left="720" w:hanging="720"/>
        <w:rPr>
          <w:sz w:val="24"/>
          <w:szCs w:val="24"/>
          <w:lang w:val="es-MX" w:eastAsia="es-MX"/>
        </w:rPr>
      </w:pPr>
      <w:bookmarkStart w:id="67" w:name="_Toc132288504"/>
      <w:bookmarkEnd w:id="58"/>
      <w:r>
        <w:rPr>
          <w:sz w:val="24"/>
          <w:szCs w:val="24"/>
          <w:lang w:val="es-MX" w:eastAsia="es-MX"/>
        </w:rPr>
        <w:t>Capacidades Generales</w:t>
      </w:r>
      <w:bookmarkEnd w:id="67"/>
    </w:p>
    <w:p w14:paraId="65238917" w14:textId="77777777" w:rsidR="00D95D71" w:rsidRPr="00D95D71" w:rsidRDefault="00D95D71" w:rsidP="00D95D71">
      <w:pPr>
        <w:pStyle w:val="NormalWeb"/>
        <w:jc w:val="both"/>
        <w:rPr>
          <w:rFonts w:ascii="Arial" w:hAnsi="Arial" w:cs="Arial"/>
          <w:color w:val="000000"/>
          <w:sz w:val="22"/>
          <w:szCs w:val="22"/>
        </w:rPr>
      </w:pPr>
      <w:bookmarkStart w:id="68" w:name="_Hlk128573718"/>
      <w:bookmarkStart w:id="69" w:name="_Hlk130473668"/>
      <w:r w:rsidRPr="00D95D71">
        <w:rPr>
          <w:rFonts w:ascii="Arial" w:hAnsi="Arial" w:cs="Arial"/>
          <w:color w:val="000000"/>
          <w:sz w:val="22"/>
          <w:szCs w:val="22"/>
        </w:rPr>
        <w:t xml:space="preserve">El Programa </w:t>
      </w:r>
      <w:commentRangeStart w:id="70"/>
      <w:commentRangeStart w:id="71"/>
      <w:commentRangeStart w:id="72"/>
      <w:r w:rsidRPr="00D95D71">
        <w:rPr>
          <w:rFonts w:ascii="Arial" w:hAnsi="Arial" w:cs="Arial"/>
          <w:color w:val="000000"/>
          <w:sz w:val="22"/>
          <w:szCs w:val="22"/>
        </w:rPr>
        <w:t xml:space="preserve">IACB </w:t>
      </w:r>
      <w:commentRangeEnd w:id="70"/>
      <w:r w:rsidR="00C4215F">
        <w:rPr>
          <w:rStyle w:val="Refdecomentario"/>
          <w:rFonts w:ascii="Arial" w:hAnsi="Arial" w:cs="Arial"/>
          <w:lang w:val="es-ES_tradnl" w:eastAsia="es-ES"/>
        </w:rPr>
        <w:commentReference w:id="70"/>
      </w:r>
      <w:commentRangeEnd w:id="71"/>
      <w:r w:rsidR="00FE2084">
        <w:rPr>
          <w:rStyle w:val="Refdecomentario"/>
          <w:rFonts w:ascii="Arial" w:hAnsi="Arial" w:cs="Arial"/>
          <w:lang w:val="es-ES_tradnl" w:eastAsia="es-ES"/>
        </w:rPr>
        <w:commentReference w:id="71"/>
      </w:r>
      <w:commentRangeEnd w:id="72"/>
      <w:r w:rsidR="000646A3">
        <w:rPr>
          <w:rStyle w:val="Refdecomentario"/>
          <w:rFonts w:ascii="Arial" w:hAnsi="Arial" w:cs="Arial"/>
          <w:lang w:val="es-ES_tradnl" w:eastAsia="es-ES"/>
        </w:rPr>
        <w:commentReference w:id="72"/>
      </w:r>
      <w:r w:rsidRPr="00D95D71">
        <w:rPr>
          <w:rFonts w:ascii="Arial" w:hAnsi="Arial" w:cs="Arial"/>
          <w:color w:val="000000"/>
          <w:sz w:val="22"/>
          <w:szCs w:val="22"/>
        </w:rPr>
        <w:t>está estructurado en las siguientes fases: Transición, Acrobacia, Formación, Nocturno, Navegación y Raid.</w:t>
      </w:r>
    </w:p>
    <w:p w14:paraId="1F4F2B92" w14:textId="77777777" w:rsidR="00D95D71" w:rsidRPr="00D95D71" w:rsidRDefault="00D95D71" w:rsidP="00D95D71">
      <w:pPr>
        <w:pStyle w:val="NormalWeb"/>
        <w:jc w:val="both"/>
        <w:rPr>
          <w:rFonts w:ascii="Arial" w:hAnsi="Arial" w:cs="Arial"/>
          <w:color w:val="000000"/>
          <w:sz w:val="22"/>
          <w:szCs w:val="22"/>
        </w:rPr>
      </w:pPr>
      <w:r w:rsidRPr="00D95D71">
        <w:rPr>
          <w:rFonts w:ascii="Arial" w:hAnsi="Arial" w:cs="Arial"/>
          <w:color w:val="000000"/>
          <w:sz w:val="22"/>
          <w:szCs w:val="22"/>
        </w:rPr>
        <w:lastRenderedPageBreak/>
        <w:t>Cada fase a su vez, consta de una secuencia de sesiones iterativas que comprenden: clases teóricas, sesiones de vuelo simulado y sesiones de vuelo en la aeronave.</w:t>
      </w:r>
    </w:p>
    <w:p w14:paraId="3B474F50" w14:textId="3498FB33" w:rsidR="00D95D71" w:rsidRPr="00D95D71" w:rsidRDefault="00D95D71" w:rsidP="00D95D71">
      <w:pPr>
        <w:pStyle w:val="NormalWeb"/>
        <w:jc w:val="both"/>
        <w:rPr>
          <w:rFonts w:ascii="Arial" w:hAnsi="Arial" w:cs="Arial"/>
          <w:color w:val="000000"/>
          <w:sz w:val="22"/>
          <w:szCs w:val="22"/>
        </w:rPr>
      </w:pPr>
      <w:r w:rsidRPr="00D95D71">
        <w:rPr>
          <w:rFonts w:ascii="Arial" w:hAnsi="Arial" w:cs="Arial"/>
          <w:color w:val="000000"/>
          <w:sz w:val="22"/>
          <w:szCs w:val="22"/>
        </w:rPr>
        <w:t>Cada una de las sesiones de vuelo simulado o real se considera una “Misión” y cada una de estas misiones debe ser Asignada, Planificada, Ejecutada y Evaluada. Las herramientas provistas por los sistemas periféricos permitirán automatizar el flujo de trabajo y de información, haciéndolo más eficiente.</w:t>
      </w:r>
    </w:p>
    <w:p w14:paraId="1CFCAA20" w14:textId="39ECB57B" w:rsidR="00D95D71" w:rsidRDefault="00D95D71" w:rsidP="00D95D71">
      <w:pPr>
        <w:rPr>
          <w:lang w:val="es-MX" w:eastAsia="es-MX"/>
        </w:rPr>
      </w:pPr>
    </w:p>
    <w:p w14:paraId="48FAF418" w14:textId="0F2F5FEA" w:rsidR="00A633FD" w:rsidRDefault="00A633FD" w:rsidP="009A7DE2">
      <w:pPr>
        <w:jc w:val="both"/>
        <w:rPr>
          <w:lang w:val="es-MX" w:eastAsia="es-MX"/>
        </w:rPr>
      </w:pPr>
      <w:r>
        <w:rPr>
          <w:lang w:val="es-MX" w:eastAsia="es-MX"/>
        </w:rPr>
        <w:t xml:space="preserve">El modo de empleo del sistema incluye flujos de trabajo y de información de tipo </w:t>
      </w:r>
      <w:r w:rsidR="009A7DE2">
        <w:rPr>
          <w:lang w:val="es-MX" w:eastAsia="es-MX"/>
        </w:rPr>
        <w:t>o</w:t>
      </w:r>
      <w:r>
        <w:rPr>
          <w:lang w:val="es-MX" w:eastAsia="es-MX"/>
        </w:rPr>
        <w:t>peracional, logístico</w:t>
      </w:r>
      <w:r w:rsidR="005673F2">
        <w:rPr>
          <w:lang w:val="es-MX" w:eastAsia="es-MX"/>
        </w:rPr>
        <w:t>, mantenimiento de tablas,</w:t>
      </w:r>
      <w:r>
        <w:rPr>
          <w:lang w:val="es-MX" w:eastAsia="es-MX"/>
        </w:rPr>
        <w:t xml:space="preserve"> instrucción y mejora continua</w:t>
      </w:r>
      <w:bookmarkEnd w:id="68"/>
      <w:r>
        <w:rPr>
          <w:lang w:val="es-MX" w:eastAsia="es-MX"/>
        </w:rPr>
        <w:t>.</w:t>
      </w:r>
    </w:p>
    <w:bookmarkEnd w:id="69"/>
    <w:p w14:paraId="582A4715" w14:textId="68F5DC39" w:rsidR="00A633FD" w:rsidRDefault="00A633FD" w:rsidP="00D95D71">
      <w:pPr>
        <w:rPr>
          <w:lang w:val="es-MX" w:eastAsia="es-MX"/>
        </w:rPr>
      </w:pPr>
    </w:p>
    <w:p w14:paraId="381E3929" w14:textId="6AFA4322" w:rsidR="00AD6003" w:rsidRDefault="00971759" w:rsidP="00D27725">
      <w:pPr>
        <w:pStyle w:val="Ttulo2"/>
        <w:ind w:left="720" w:hanging="720"/>
        <w:rPr>
          <w:sz w:val="24"/>
          <w:szCs w:val="24"/>
          <w:lang w:val="es-MX" w:eastAsia="es-MX"/>
        </w:rPr>
      </w:pPr>
      <w:bookmarkStart w:id="73" w:name="_Toc132288505"/>
      <w:r>
        <w:rPr>
          <w:sz w:val="24"/>
          <w:szCs w:val="24"/>
          <w:lang w:val="es-MX" w:eastAsia="es-MX"/>
        </w:rPr>
        <w:t>Restricciones Generales</w:t>
      </w:r>
      <w:bookmarkEnd w:id="73"/>
    </w:p>
    <w:p w14:paraId="339C1D8B" w14:textId="77777777" w:rsidR="00A633FD" w:rsidRPr="00A633FD" w:rsidRDefault="00A633FD" w:rsidP="00A633FD">
      <w:pPr>
        <w:pStyle w:val="Ttulo3"/>
        <w:rPr>
          <w:lang w:val="es-CL" w:eastAsia="es-CL"/>
        </w:rPr>
      </w:pPr>
      <w:bookmarkStart w:id="74" w:name="_Toc132288506"/>
      <w:r w:rsidRPr="00A633FD">
        <w:t>Vida útil</w:t>
      </w:r>
      <w:bookmarkEnd w:id="74"/>
    </w:p>
    <w:p w14:paraId="0726353E" w14:textId="59ADD1D5" w:rsidR="00A633FD" w:rsidRPr="00A633FD" w:rsidRDefault="00A633FD" w:rsidP="00A633FD">
      <w:pPr>
        <w:pStyle w:val="NormalWeb"/>
        <w:jc w:val="both"/>
        <w:rPr>
          <w:rFonts w:ascii="Arial" w:hAnsi="Arial" w:cs="Arial"/>
          <w:color w:val="000000"/>
          <w:sz w:val="22"/>
          <w:szCs w:val="22"/>
        </w:rPr>
      </w:pPr>
      <w:bookmarkStart w:id="75" w:name="_Hlk130470635"/>
      <w:r w:rsidRPr="00A633FD">
        <w:rPr>
          <w:rFonts w:ascii="Arial" w:hAnsi="Arial" w:cs="Arial"/>
          <w:color w:val="000000"/>
          <w:sz w:val="22"/>
          <w:szCs w:val="22"/>
        </w:rPr>
        <w:t xml:space="preserve">- </w:t>
      </w:r>
      <w:commentRangeStart w:id="76"/>
      <w:commentRangeStart w:id="77"/>
      <w:r w:rsidRPr="00A633FD">
        <w:rPr>
          <w:rFonts w:ascii="Arial" w:hAnsi="Arial" w:cs="Arial"/>
          <w:color w:val="000000"/>
          <w:sz w:val="22"/>
          <w:szCs w:val="22"/>
        </w:rPr>
        <w:t xml:space="preserve">El sistema </w:t>
      </w:r>
      <w:r w:rsidR="000646A3">
        <w:rPr>
          <w:rFonts w:ascii="Arial" w:hAnsi="Arial" w:cs="Arial"/>
          <w:color w:val="000000"/>
          <w:sz w:val="22"/>
          <w:szCs w:val="22"/>
        </w:rPr>
        <w:t xml:space="preserve">tendrá una vida útil de </w:t>
      </w:r>
      <w:r w:rsidRPr="00A633FD">
        <w:rPr>
          <w:rFonts w:ascii="Arial" w:hAnsi="Arial" w:cs="Arial"/>
          <w:color w:val="000000"/>
          <w:sz w:val="22"/>
          <w:szCs w:val="22"/>
        </w:rPr>
        <w:t>al menos 30 años.</w:t>
      </w:r>
      <w:commentRangeEnd w:id="76"/>
      <w:r w:rsidR="00037E4B">
        <w:rPr>
          <w:rStyle w:val="Refdecomentario"/>
          <w:rFonts w:ascii="Arial" w:hAnsi="Arial" w:cs="Arial"/>
          <w:lang w:val="es-ES_tradnl" w:eastAsia="es-ES"/>
        </w:rPr>
        <w:commentReference w:id="76"/>
      </w:r>
      <w:commentRangeEnd w:id="77"/>
      <w:r w:rsidR="000646A3">
        <w:rPr>
          <w:rStyle w:val="Refdecomentario"/>
          <w:rFonts w:ascii="Arial" w:hAnsi="Arial" w:cs="Arial"/>
          <w:lang w:val="es-ES_tradnl" w:eastAsia="es-ES"/>
        </w:rPr>
        <w:commentReference w:id="77"/>
      </w:r>
    </w:p>
    <w:p w14:paraId="5FD53389" w14:textId="77777777" w:rsidR="00A633FD" w:rsidRPr="00A633FD" w:rsidRDefault="00A633FD" w:rsidP="00A633FD">
      <w:pPr>
        <w:pStyle w:val="NormalWeb"/>
        <w:jc w:val="both"/>
        <w:rPr>
          <w:rFonts w:ascii="Arial" w:hAnsi="Arial" w:cs="Arial"/>
          <w:color w:val="000000"/>
          <w:sz w:val="22"/>
          <w:szCs w:val="22"/>
        </w:rPr>
      </w:pPr>
      <w:r w:rsidRPr="00A633FD">
        <w:rPr>
          <w:rFonts w:ascii="Arial" w:hAnsi="Arial" w:cs="Arial"/>
          <w:color w:val="000000"/>
          <w:sz w:val="22"/>
          <w:szCs w:val="22"/>
        </w:rPr>
        <w:t>- Considerar Actualizaciones de Vida Media (MLU) y Actualizaciones Periódicas de dispositivos computacionales (cada 2 a 3 años).</w:t>
      </w:r>
    </w:p>
    <w:p w14:paraId="1126E876" w14:textId="1CDB403D" w:rsidR="00A633FD" w:rsidRPr="00A633FD" w:rsidRDefault="00A633FD" w:rsidP="00A633FD">
      <w:pPr>
        <w:pStyle w:val="NormalWeb"/>
        <w:jc w:val="both"/>
        <w:rPr>
          <w:rFonts w:ascii="Arial" w:hAnsi="Arial" w:cs="Arial"/>
          <w:color w:val="000000"/>
          <w:sz w:val="22"/>
          <w:szCs w:val="22"/>
        </w:rPr>
      </w:pPr>
      <w:r w:rsidRPr="00A633FD">
        <w:rPr>
          <w:rFonts w:ascii="Arial" w:hAnsi="Arial" w:cs="Arial"/>
          <w:color w:val="000000"/>
          <w:sz w:val="22"/>
          <w:szCs w:val="22"/>
        </w:rPr>
        <w:t xml:space="preserve">- El sistema deberá estar disponible con la entrega de las primeras aeronaves. </w:t>
      </w:r>
      <w:r w:rsidRPr="009A7DE2">
        <w:rPr>
          <w:rFonts w:ascii="Arial" w:hAnsi="Arial" w:cs="Arial"/>
          <w:strike/>
          <w:color w:val="000000"/>
          <w:sz w:val="22"/>
          <w:szCs w:val="22"/>
          <w:rPrChange w:id="78" w:author="local\manuel.gonzalez" w:date="2023-04-12T15:53:00Z">
            <w:rPr>
              <w:rFonts w:ascii="Arial" w:hAnsi="Arial" w:cs="Arial"/>
              <w:color w:val="000000"/>
              <w:sz w:val="22"/>
              <w:szCs w:val="22"/>
            </w:rPr>
          </w:rPrChange>
        </w:rPr>
        <w:t>Se estima</w:t>
      </w:r>
      <w:r w:rsidR="000646A3" w:rsidRPr="009A7DE2">
        <w:rPr>
          <w:rFonts w:ascii="Arial" w:hAnsi="Arial" w:cs="Arial"/>
          <w:strike/>
          <w:color w:val="000000"/>
          <w:sz w:val="22"/>
          <w:szCs w:val="22"/>
          <w:rPrChange w:id="79" w:author="local\manuel.gonzalez" w:date="2023-04-12T15:53:00Z">
            <w:rPr>
              <w:rFonts w:ascii="Arial" w:hAnsi="Arial" w:cs="Arial"/>
              <w:color w:val="000000"/>
              <w:sz w:val="22"/>
              <w:szCs w:val="22"/>
            </w:rPr>
          </w:rPrChange>
        </w:rPr>
        <w:t xml:space="preserve"> finales de</w:t>
      </w:r>
      <w:r w:rsidRPr="009A7DE2">
        <w:rPr>
          <w:rFonts w:ascii="Arial" w:hAnsi="Arial" w:cs="Arial"/>
          <w:strike/>
          <w:color w:val="000000"/>
          <w:sz w:val="22"/>
          <w:szCs w:val="22"/>
          <w:rPrChange w:id="80" w:author="local\manuel.gonzalez" w:date="2023-04-12T15:53:00Z">
            <w:rPr>
              <w:rFonts w:ascii="Arial" w:hAnsi="Arial" w:cs="Arial"/>
              <w:color w:val="000000"/>
              <w:sz w:val="22"/>
              <w:szCs w:val="22"/>
            </w:rPr>
          </w:rPrChange>
        </w:rPr>
        <w:t xml:space="preserve"> </w:t>
      </w:r>
      <w:commentRangeStart w:id="81"/>
      <w:commentRangeStart w:id="82"/>
      <w:r w:rsidRPr="009A7DE2">
        <w:rPr>
          <w:rFonts w:ascii="Arial" w:hAnsi="Arial" w:cs="Arial"/>
          <w:strike/>
          <w:color w:val="000000"/>
          <w:sz w:val="22"/>
          <w:szCs w:val="22"/>
          <w:rPrChange w:id="83" w:author="local\manuel.gonzalez" w:date="2023-04-12T15:53:00Z">
            <w:rPr>
              <w:rFonts w:ascii="Arial" w:hAnsi="Arial" w:cs="Arial"/>
              <w:color w:val="000000"/>
              <w:sz w:val="22"/>
              <w:szCs w:val="22"/>
            </w:rPr>
          </w:rPrChange>
        </w:rPr>
        <w:t xml:space="preserve">2024 / </w:t>
      </w:r>
      <w:r w:rsidR="000646A3" w:rsidRPr="009A7DE2">
        <w:rPr>
          <w:rFonts w:ascii="Arial" w:hAnsi="Arial" w:cs="Arial"/>
          <w:strike/>
          <w:color w:val="000000"/>
          <w:sz w:val="22"/>
          <w:szCs w:val="22"/>
          <w:rPrChange w:id="84" w:author="local\manuel.gonzalez" w:date="2023-04-12T15:53:00Z">
            <w:rPr>
              <w:rFonts w:ascii="Arial" w:hAnsi="Arial" w:cs="Arial"/>
              <w:color w:val="000000"/>
              <w:sz w:val="22"/>
              <w:szCs w:val="22"/>
            </w:rPr>
          </w:rPrChange>
        </w:rPr>
        <w:t xml:space="preserve">inicio </w:t>
      </w:r>
      <w:r w:rsidRPr="009A7DE2">
        <w:rPr>
          <w:rFonts w:ascii="Arial" w:hAnsi="Arial" w:cs="Arial"/>
          <w:strike/>
          <w:color w:val="000000"/>
          <w:sz w:val="22"/>
          <w:szCs w:val="22"/>
          <w:rPrChange w:id="85" w:author="local\manuel.gonzalez" w:date="2023-04-12T15:53:00Z">
            <w:rPr>
              <w:rFonts w:ascii="Arial" w:hAnsi="Arial" w:cs="Arial"/>
              <w:color w:val="000000"/>
              <w:sz w:val="22"/>
              <w:szCs w:val="22"/>
            </w:rPr>
          </w:rPrChange>
        </w:rPr>
        <w:t>2025</w:t>
      </w:r>
      <w:commentRangeEnd w:id="81"/>
      <w:r w:rsidR="00037E4B" w:rsidRPr="009A7DE2">
        <w:rPr>
          <w:rStyle w:val="Refdecomentario"/>
          <w:rFonts w:ascii="Arial" w:hAnsi="Arial" w:cs="Arial"/>
          <w:strike/>
          <w:lang w:val="es-ES_tradnl" w:eastAsia="es-ES"/>
          <w:rPrChange w:id="86" w:author="local\manuel.gonzalez" w:date="2023-04-12T15:53:00Z">
            <w:rPr>
              <w:rStyle w:val="Refdecomentario"/>
              <w:rFonts w:ascii="Arial" w:hAnsi="Arial" w:cs="Arial"/>
              <w:lang w:val="es-ES_tradnl" w:eastAsia="es-ES"/>
            </w:rPr>
          </w:rPrChange>
        </w:rPr>
        <w:commentReference w:id="81"/>
      </w:r>
      <w:commentRangeEnd w:id="82"/>
      <w:r w:rsidR="000646A3" w:rsidRPr="009A7DE2">
        <w:rPr>
          <w:rStyle w:val="Refdecomentario"/>
          <w:rFonts w:ascii="Arial" w:hAnsi="Arial" w:cs="Arial"/>
          <w:strike/>
          <w:lang w:val="es-ES_tradnl" w:eastAsia="es-ES"/>
          <w:rPrChange w:id="87" w:author="local\manuel.gonzalez" w:date="2023-04-12T15:53:00Z">
            <w:rPr>
              <w:rStyle w:val="Refdecomentario"/>
              <w:rFonts w:ascii="Arial" w:hAnsi="Arial" w:cs="Arial"/>
              <w:lang w:val="es-ES_tradnl" w:eastAsia="es-ES"/>
            </w:rPr>
          </w:rPrChange>
        </w:rPr>
        <w:commentReference w:id="82"/>
      </w:r>
      <w:r w:rsidRPr="00A633FD">
        <w:rPr>
          <w:rFonts w:ascii="Arial" w:hAnsi="Arial" w:cs="Arial"/>
          <w:color w:val="000000"/>
          <w:sz w:val="22"/>
          <w:szCs w:val="22"/>
        </w:rPr>
        <w:t>.</w:t>
      </w:r>
    </w:p>
    <w:p w14:paraId="1CB0BA9B" w14:textId="5DC976E7" w:rsidR="00A633FD" w:rsidRPr="00A633FD" w:rsidRDefault="00A633FD" w:rsidP="00A633FD">
      <w:pPr>
        <w:pStyle w:val="Ttulo3"/>
      </w:pPr>
      <w:bookmarkStart w:id="88" w:name="_Toc132288507"/>
      <w:commentRangeStart w:id="89"/>
      <w:commentRangeStart w:id="90"/>
      <w:r w:rsidRPr="00A633FD">
        <w:t>Disponibilidad</w:t>
      </w:r>
      <w:commentRangeEnd w:id="89"/>
      <w:r w:rsidR="005A10AC">
        <w:rPr>
          <w:rStyle w:val="Refdecomentario"/>
          <w:b w:val="0"/>
          <w:bCs w:val="0"/>
          <w:spacing w:val="0"/>
        </w:rPr>
        <w:commentReference w:id="89"/>
      </w:r>
      <w:commentRangeEnd w:id="90"/>
      <w:r w:rsidR="000646A3">
        <w:rPr>
          <w:rStyle w:val="Refdecomentario"/>
          <w:b w:val="0"/>
          <w:bCs w:val="0"/>
          <w:spacing w:val="0"/>
        </w:rPr>
        <w:commentReference w:id="90"/>
      </w:r>
      <w:bookmarkEnd w:id="88"/>
    </w:p>
    <w:p w14:paraId="42F38794" w14:textId="77777777" w:rsidR="00A633FD" w:rsidRPr="00A633FD" w:rsidRDefault="00A633FD" w:rsidP="00A633FD">
      <w:pPr>
        <w:pStyle w:val="NormalWeb"/>
        <w:jc w:val="both"/>
        <w:rPr>
          <w:rFonts w:ascii="Arial" w:hAnsi="Arial" w:cs="Arial"/>
          <w:color w:val="000000"/>
          <w:sz w:val="22"/>
          <w:szCs w:val="22"/>
        </w:rPr>
      </w:pPr>
      <w:r w:rsidRPr="00A633FD">
        <w:rPr>
          <w:rFonts w:ascii="Arial" w:hAnsi="Arial" w:cs="Arial"/>
          <w:color w:val="000000"/>
          <w:sz w:val="22"/>
          <w:szCs w:val="22"/>
        </w:rPr>
        <w:t>- El Sistema debe ser diseñado y construido para operar 24 horas al día y 7 días a la semana (24/7), aun cuando su uso habitual será en días hábiles.</w:t>
      </w:r>
    </w:p>
    <w:p w14:paraId="13A5063F" w14:textId="77777777" w:rsidR="00A633FD" w:rsidRPr="00A633FD" w:rsidRDefault="00A633FD" w:rsidP="00A633FD">
      <w:pPr>
        <w:pStyle w:val="NormalWeb"/>
        <w:jc w:val="both"/>
        <w:rPr>
          <w:rFonts w:ascii="Arial" w:hAnsi="Arial" w:cs="Arial"/>
          <w:color w:val="000000"/>
          <w:sz w:val="22"/>
          <w:szCs w:val="22"/>
        </w:rPr>
      </w:pPr>
      <w:r w:rsidRPr="00A633FD">
        <w:rPr>
          <w:rFonts w:ascii="Arial" w:hAnsi="Arial" w:cs="Arial"/>
          <w:color w:val="000000"/>
          <w:sz w:val="22"/>
          <w:szCs w:val="22"/>
        </w:rPr>
        <w:t>- Disponibilidad Operacional: TBD %.</w:t>
      </w:r>
    </w:p>
    <w:bookmarkEnd w:id="75"/>
    <w:p w14:paraId="5689381C" w14:textId="77777777" w:rsidR="00A633FD" w:rsidRPr="00A633FD" w:rsidRDefault="00A633FD" w:rsidP="00A633FD">
      <w:pPr>
        <w:rPr>
          <w:lang w:val="es-MX" w:eastAsia="es-MX"/>
        </w:rPr>
      </w:pPr>
    </w:p>
    <w:p w14:paraId="7A83A9B1" w14:textId="1EF0C4FD" w:rsidR="00AD6003" w:rsidRPr="003C6B1A" w:rsidRDefault="00971759" w:rsidP="00D27725">
      <w:pPr>
        <w:pStyle w:val="Ttulo2"/>
        <w:ind w:left="720" w:hanging="720"/>
        <w:rPr>
          <w:sz w:val="24"/>
          <w:szCs w:val="24"/>
          <w:lang w:val="es-CL" w:eastAsia="es-MX"/>
        </w:rPr>
      </w:pPr>
      <w:bookmarkStart w:id="91" w:name="_Toc132288508"/>
      <w:r w:rsidRPr="003C6B1A">
        <w:rPr>
          <w:sz w:val="24"/>
          <w:szCs w:val="24"/>
          <w:lang w:val="es-CL" w:eastAsia="es-MX"/>
        </w:rPr>
        <w:t>Características del Usuario</w:t>
      </w:r>
      <w:bookmarkEnd w:id="91"/>
    </w:p>
    <w:p w14:paraId="08B91950"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Los usuarios del Sistema de Instrucción de Vuelo son los siguientes:</w:t>
      </w:r>
    </w:p>
    <w:p w14:paraId="400CC47D"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a) Instructor: quién adiestra a los futuros pilotos.</w:t>
      </w:r>
    </w:p>
    <w:p w14:paraId="44DAD29E"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b) Cadete (Rama Aire): quién recibe las lecciones de vuelo para convertirse en piloto.</w:t>
      </w:r>
    </w:p>
    <w:p w14:paraId="19CEBDC2"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c) Piloto Alumno: quién ya es piloto, y requiere cumplir requisitos, por ejemplo, chequeo vuelo por instrumentos.</w:t>
      </w:r>
    </w:p>
    <w:p w14:paraId="2B528475"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d) Instructor Alumno: quién ya es piloto, y está en proceso de convertirse en instructor.</w:t>
      </w:r>
    </w:p>
    <w:p w14:paraId="17B05333"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lastRenderedPageBreak/>
        <w:t>e) Administrador: quién posee el conocimiento técnico operativo del periférico.</w:t>
      </w:r>
    </w:p>
    <w:p w14:paraId="62748512"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f) Ingenieros y personal de mantenimiento: responsables de soportar las aeronaves y sus sistemas periféricos.</w:t>
      </w:r>
    </w:p>
    <w:p w14:paraId="2B21F090"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g) Personal Logístico: responsables de proveer apoyo logístico.</w:t>
      </w:r>
    </w:p>
    <w:p w14:paraId="501682CD" w14:textId="77777777" w:rsidR="003C6B1A" w:rsidRPr="003C6B1A" w:rsidRDefault="003C6B1A" w:rsidP="003C6B1A">
      <w:pPr>
        <w:pStyle w:val="NormalWeb"/>
        <w:jc w:val="both"/>
        <w:rPr>
          <w:rFonts w:ascii="Arial" w:hAnsi="Arial" w:cs="Arial"/>
          <w:color w:val="000000"/>
          <w:sz w:val="22"/>
          <w:szCs w:val="22"/>
        </w:rPr>
      </w:pPr>
      <w:r w:rsidRPr="003C6B1A">
        <w:rPr>
          <w:rFonts w:ascii="Arial" w:hAnsi="Arial" w:cs="Arial"/>
          <w:color w:val="000000"/>
          <w:sz w:val="22"/>
          <w:szCs w:val="22"/>
        </w:rPr>
        <w:t xml:space="preserve">h) Otros: CMTA, especialista de equipo </w:t>
      </w:r>
      <w:proofErr w:type="spellStart"/>
      <w:r w:rsidRPr="003C6B1A">
        <w:rPr>
          <w:rFonts w:ascii="Arial" w:hAnsi="Arial" w:cs="Arial"/>
          <w:color w:val="000000"/>
          <w:sz w:val="22"/>
          <w:szCs w:val="22"/>
        </w:rPr>
        <w:t>aeropersonal</w:t>
      </w:r>
      <w:proofErr w:type="spellEnd"/>
      <w:r w:rsidRPr="003C6B1A">
        <w:rPr>
          <w:rFonts w:ascii="Arial" w:hAnsi="Arial" w:cs="Arial"/>
          <w:color w:val="000000"/>
          <w:sz w:val="22"/>
          <w:szCs w:val="22"/>
        </w:rPr>
        <w:t>, especialistas de Torre de Control y Control de Tránsito Aéreo.</w:t>
      </w:r>
    </w:p>
    <w:p w14:paraId="0486576A" w14:textId="77777777" w:rsidR="003C6B1A" w:rsidRPr="003C6B1A" w:rsidRDefault="003C6B1A" w:rsidP="003C6B1A">
      <w:pPr>
        <w:rPr>
          <w:lang w:val="en-US" w:eastAsia="es-MX"/>
        </w:rPr>
      </w:pPr>
    </w:p>
    <w:p w14:paraId="2811D64D" w14:textId="131D005D" w:rsidR="00AD6003" w:rsidRPr="00D95D71" w:rsidRDefault="00971759" w:rsidP="00D27725">
      <w:pPr>
        <w:pStyle w:val="Ttulo2"/>
        <w:ind w:left="720" w:hanging="720"/>
        <w:rPr>
          <w:sz w:val="24"/>
          <w:szCs w:val="24"/>
          <w:lang w:val="es-CL" w:eastAsia="es-MX"/>
        </w:rPr>
      </w:pPr>
      <w:bookmarkStart w:id="92" w:name="_Toc132288509"/>
      <w:r w:rsidRPr="00D95D71">
        <w:rPr>
          <w:sz w:val="24"/>
          <w:szCs w:val="24"/>
          <w:lang w:val="es-CL" w:eastAsia="es-MX"/>
        </w:rPr>
        <w:t>Ambiente Operacional</w:t>
      </w:r>
      <w:bookmarkEnd w:id="92"/>
    </w:p>
    <w:p w14:paraId="77D532F7" w14:textId="77777777" w:rsidR="00D95D71" w:rsidRPr="00D95D71" w:rsidRDefault="00D95D71" w:rsidP="00D95D71">
      <w:pPr>
        <w:pStyle w:val="NormalWeb"/>
        <w:jc w:val="both"/>
        <w:rPr>
          <w:rFonts w:ascii="Arial" w:hAnsi="Arial" w:cs="Arial"/>
          <w:color w:val="000000"/>
          <w:sz w:val="22"/>
          <w:szCs w:val="22"/>
        </w:rPr>
      </w:pPr>
      <w:r w:rsidRPr="00D95D71">
        <w:rPr>
          <w:rFonts w:ascii="Arial" w:hAnsi="Arial" w:cs="Arial"/>
          <w:color w:val="000000"/>
          <w:sz w:val="22"/>
          <w:szCs w:val="22"/>
        </w:rPr>
        <w:t>Los Escenarios Operacionales definen dónde será utilizado el Sistema.</w:t>
      </w:r>
    </w:p>
    <w:p w14:paraId="49112E15" w14:textId="77777777" w:rsidR="00D95D71" w:rsidRPr="00D95D71" w:rsidRDefault="00D95D71" w:rsidP="00D95D71">
      <w:pPr>
        <w:pStyle w:val="NormalWeb"/>
        <w:jc w:val="both"/>
        <w:rPr>
          <w:rFonts w:ascii="Arial" w:hAnsi="Arial" w:cs="Arial"/>
          <w:color w:val="000000"/>
          <w:sz w:val="22"/>
          <w:szCs w:val="22"/>
        </w:rPr>
      </w:pPr>
      <w:r w:rsidRPr="00D95D71">
        <w:rPr>
          <w:rFonts w:ascii="Arial" w:hAnsi="Arial" w:cs="Arial"/>
          <w:color w:val="000000"/>
          <w:sz w:val="22"/>
          <w:szCs w:val="22"/>
        </w:rPr>
        <w:t xml:space="preserve">No se contemplan escenarios </w:t>
      </w:r>
      <w:commentRangeStart w:id="93"/>
      <w:commentRangeStart w:id="94"/>
      <w:r w:rsidRPr="00D95D71">
        <w:rPr>
          <w:rFonts w:ascii="Arial" w:hAnsi="Arial" w:cs="Arial"/>
          <w:color w:val="000000"/>
          <w:sz w:val="22"/>
          <w:szCs w:val="22"/>
        </w:rPr>
        <w:t>distintos a los del sistema actual</w:t>
      </w:r>
      <w:commentRangeEnd w:id="93"/>
      <w:r w:rsidR="00037E4B">
        <w:rPr>
          <w:rStyle w:val="Refdecomentario"/>
          <w:rFonts w:ascii="Arial" w:hAnsi="Arial" w:cs="Arial"/>
          <w:lang w:val="es-ES_tradnl" w:eastAsia="es-ES"/>
        </w:rPr>
        <w:commentReference w:id="93"/>
      </w:r>
      <w:commentRangeEnd w:id="94"/>
      <w:r w:rsidR="00C84CEB">
        <w:rPr>
          <w:rStyle w:val="Refdecomentario"/>
          <w:rFonts w:ascii="Arial" w:hAnsi="Arial" w:cs="Arial"/>
          <w:lang w:val="es-ES_tradnl" w:eastAsia="es-ES"/>
        </w:rPr>
        <w:commentReference w:id="94"/>
      </w:r>
      <w:r w:rsidRPr="00D95D71">
        <w:rPr>
          <w:rFonts w:ascii="Arial" w:hAnsi="Arial" w:cs="Arial"/>
          <w:color w:val="000000"/>
          <w:sz w:val="22"/>
          <w:szCs w:val="22"/>
        </w:rPr>
        <w:t>. Sin embargo, los sistemas periféricos deben ser transportables para permitir su traslado entre los distintos escenarios regionales (BAEB y BACA).</w:t>
      </w:r>
    </w:p>
    <w:p w14:paraId="717FE377" w14:textId="77777777" w:rsidR="00D95D71" w:rsidRPr="00D95D71" w:rsidRDefault="00D95D71" w:rsidP="00D95D71">
      <w:pPr>
        <w:rPr>
          <w:lang w:val="en-US" w:eastAsia="es-MX"/>
        </w:rPr>
      </w:pPr>
    </w:p>
    <w:p w14:paraId="4F570A22" w14:textId="69147983" w:rsidR="00AD6003" w:rsidRPr="00A633FD" w:rsidRDefault="00971759" w:rsidP="00D27725">
      <w:pPr>
        <w:pStyle w:val="Ttulo2"/>
        <w:ind w:left="720" w:hanging="720"/>
        <w:rPr>
          <w:lang w:val="es-CL"/>
        </w:rPr>
      </w:pPr>
      <w:bookmarkStart w:id="95" w:name="_Toc132288510"/>
      <w:r w:rsidRPr="00A633FD">
        <w:rPr>
          <w:sz w:val="24"/>
          <w:szCs w:val="24"/>
          <w:lang w:val="es-CL" w:eastAsia="es-MX"/>
        </w:rPr>
        <w:t>Supuestos y Depende</w:t>
      </w:r>
      <w:r w:rsidR="00A633FD">
        <w:rPr>
          <w:sz w:val="24"/>
          <w:szCs w:val="24"/>
          <w:lang w:val="es-CL" w:eastAsia="es-MX"/>
        </w:rPr>
        <w:t>n</w:t>
      </w:r>
      <w:r w:rsidRPr="00A633FD">
        <w:rPr>
          <w:sz w:val="24"/>
          <w:szCs w:val="24"/>
          <w:lang w:val="es-CL" w:eastAsia="es-MX"/>
        </w:rPr>
        <w:t>cias</w:t>
      </w:r>
      <w:bookmarkEnd w:id="95"/>
    </w:p>
    <w:p w14:paraId="592CA31A" w14:textId="7EED1A3C" w:rsidR="001C6D09" w:rsidRDefault="00A633FD">
      <w:pPr>
        <w:pStyle w:val="Textoindependiente"/>
      </w:pPr>
      <w:r>
        <w:t>N/A.</w:t>
      </w:r>
    </w:p>
    <w:bookmarkEnd w:id="51"/>
    <w:p w14:paraId="535372EF" w14:textId="77777777" w:rsidR="00AE454E" w:rsidRDefault="00AE454E">
      <w:pPr>
        <w:rPr>
          <w:b/>
          <w:bCs/>
          <w:caps/>
          <w:kern w:val="28"/>
        </w:rPr>
      </w:pPr>
      <w:r>
        <w:br w:type="page"/>
      </w:r>
    </w:p>
    <w:p w14:paraId="1C22DA4E" w14:textId="725F768A" w:rsidR="00225041" w:rsidRDefault="006B37A4" w:rsidP="006B37A4">
      <w:pPr>
        <w:pStyle w:val="Ttulo1"/>
      </w:pPr>
      <w:bookmarkStart w:id="96" w:name="_Toc132288511"/>
      <w:commentRangeStart w:id="97"/>
      <w:r>
        <w:lastRenderedPageBreak/>
        <w:t>glosario de terminos</w:t>
      </w:r>
      <w:commentRangeEnd w:id="97"/>
      <w:r w:rsidR="00C84CEB">
        <w:rPr>
          <w:rStyle w:val="Refdecomentario"/>
          <w:b w:val="0"/>
          <w:bCs w:val="0"/>
          <w:caps w:val="0"/>
          <w:kern w:val="0"/>
        </w:rPr>
        <w:commentReference w:id="97"/>
      </w:r>
      <w:bookmarkEnd w:id="96"/>
    </w:p>
    <w:p w14:paraId="4AF2310A" w14:textId="485018E9" w:rsidR="006B37A4" w:rsidRDefault="006B37A4" w:rsidP="006B37A4"/>
    <w:p w14:paraId="340C18B4" w14:textId="1798CA30" w:rsidR="009041BD" w:rsidRDefault="009041BD" w:rsidP="009041BD">
      <w:pPr>
        <w:pStyle w:val="Epgrafe"/>
      </w:pPr>
      <w:bookmarkStart w:id="99" w:name="_Toc130811741"/>
      <w:r w:rsidRPr="001C6D09">
        <w:rPr>
          <w:lang w:val="es-ES"/>
        </w:rPr>
        <w:t>Tabla</w:t>
      </w:r>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Tabla \* ARABIC \s 1 </w:instrText>
      </w:r>
      <w:r>
        <w:fldChar w:fldCharType="separate"/>
      </w:r>
      <w:r>
        <w:rPr>
          <w:noProof/>
        </w:rPr>
        <w:t>1</w:t>
      </w:r>
      <w:r>
        <w:fldChar w:fldCharType="end"/>
      </w:r>
      <w:r>
        <w:t xml:space="preserve">: </w:t>
      </w:r>
      <w:proofErr w:type="spellStart"/>
      <w:r>
        <w:t>Glosario</w:t>
      </w:r>
      <w:proofErr w:type="spellEnd"/>
      <w:r>
        <w:t>.</w:t>
      </w:r>
      <w:bookmarkEnd w:id="99"/>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11"/>
        <w:gridCol w:w="4533"/>
      </w:tblGrid>
      <w:tr w:rsidR="009041BD" w14:paraId="5E95570F" w14:textId="77777777" w:rsidTr="0082684A">
        <w:tc>
          <w:tcPr>
            <w:tcW w:w="4111" w:type="dxa"/>
          </w:tcPr>
          <w:p w14:paraId="4F1C938C" w14:textId="4D3F545D" w:rsidR="009041BD" w:rsidRDefault="009041BD" w:rsidP="0082684A">
            <w:r>
              <w:t>TERMINO</w:t>
            </w:r>
          </w:p>
        </w:tc>
        <w:tc>
          <w:tcPr>
            <w:tcW w:w="4533" w:type="dxa"/>
          </w:tcPr>
          <w:p w14:paraId="165539C1" w14:textId="1E8BFB17" w:rsidR="009041BD" w:rsidRDefault="009041BD" w:rsidP="0082684A">
            <w:pPr>
              <w:ind w:left="426"/>
              <w:jc w:val="center"/>
            </w:pPr>
            <w:r>
              <w:t>DEFINICIÓN</w:t>
            </w:r>
          </w:p>
        </w:tc>
      </w:tr>
      <w:tr w:rsidR="009B210A" w14:paraId="6142C016" w14:textId="77777777" w:rsidTr="0082684A">
        <w:tc>
          <w:tcPr>
            <w:tcW w:w="4111" w:type="dxa"/>
          </w:tcPr>
          <w:p w14:paraId="4E62E227" w14:textId="41205A5D" w:rsidR="009B210A" w:rsidRDefault="009B210A" w:rsidP="009B210A">
            <w:pPr>
              <w:ind w:left="426"/>
            </w:pPr>
            <w:r>
              <w:t>INSTRUCTOR</w:t>
            </w:r>
          </w:p>
        </w:tc>
        <w:tc>
          <w:tcPr>
            <w:tcW w:w="4533" w:type="dxa"/>
          </w:tcPr>
          <w:p w14:paraId="428AC8B6" w14:textId="16F08D6C" w:rsidR="009B210A" w:rsidRDefault="009B210A" w:rsidP="009B210A">
            <w:pPr>
              <w:ind w:left="426"/>
              <w:jc w:val="both"/>
            </w:pPr>
            <w:r>
              <w:t>Persona encargada de instruir a los estudiantes.</w:t>
            </w:r>
          </w:p>
        </w:tc>
      </w:tr>
      <w:tr w:rsidR="009B210A" w14:paraId="0AD9F9FC" w14:textId="77777777" w:rsidTr="0082684A">
        <w:tc>
          <w:tcPr>
            <w:tcW w:w="4111" w:type="dxa"/>
          </w:tcPr>
          <w:p w14:paraId="47631CCC" w14:textId="256E2D3F" w:rsidR="009B210A" w:rsidRDefault="009B210A" w:rsidP="009B210A">
            <w:pPr>
              <w:ind w:left="426"/>
            </w:pPr>
            <w:r>
              <w:t>ALUMNO</w:t>
            </w:r>
          </w:p>
        </w:tc>
        <w:tc>
          <w:tcPr>
            <w:tcW w:w="4533" w:type="dxa"/>
          </w:tcPr>
          <w:p w14:paraId="4054A8BC" w14:textId="0ECA8888" w:rsidR="009B210A" w:rsidRDefault="009B210A" w:rsidP="009B210A">
            <w:pPr>
              <w:ind w:left="426"/>
              <w:jc w:val="both"/>
            </w:pPr>
            <w:r>
              <w:t>Persona que recibe la formación que imparte el instructor.</w:t>
            </w:r>
          </w:p>
        </w:tc>
      </w:tr>
    </w:tbl>
    <w:p w14:paraId="43D87909" w14:textId="77777777" w:rsidR="006B37A4" w:rsidRPr="006B37A4" w:rsidRDefault="006B37A4" w:rsidP="006B37A4"/>
    <w:p w14:paraId="001D913F" w14:textId="4E1DE634" w:rsidR="00225041" w:rsidRDefault="00AD6003" w:rsidP="00D27725">
      <w:pPr>
        <w:pStyle w:val="Ttulo1"/>
        <w:ind w:left="720" w:hanging="720"/>
        <w:rPr>
          <w:sz w:val="24"/>
          <w:szCs w:val="24"/>
          <w:lang w:val="en-US" w:eastAsia="es-MX"/>
        </w:rPr>
      </w:pPr>
      <w:r w:rsidRPr="00940100">
        <w:rPr>
          <w:sz w:val="24"/>
          <w:szCs w:val="24"/>
          <w:lang w:val="es-CL" w:eastAsia="es-MX"/>
        </w:rPr>
        <w:br w:type="page"/>
      </w:r>
      <w:bookmarkStart w:id="100" w:name="_Toc132288512"/>
      <w:bookmarkStart w:id="101" w:name="_Hlk132273704"/>
      <w:r>
        <w:rPr>
          <w:sz w:val="24"/>
          <w:szCs w:val="24"/>
          <w:lang w:val="en-US" w:eastAsia="es-MX"/>
        </w:rPr>
        <w:lastRenderedPageBreak/>
        <w:t xml:space="preserve">REQUERIMIENTOS </w:t>
      </w:r>
      <w:bookmarkEnd w:id="100"/>
      <w:r w:rsidR="00F72EE2">
        <w:rPr>
          <w:sz w:val="24"/>
          <w:szCs w:val="24"/>
          <w:lang w:val="en-US" w:eastAsia="es-MX"/>
        </w:rPr>
        <w:t>DE USUARIO</w:t>
      </w:r>
    </w:p>
    <w:p w14:paraId="27198C3A" w14:textId="7FCBF4B2" w:rsidR="00A633FD" w:rsidRPr="00A633FD" w:rsidRDefault="00A633FD" w:rsidP="00A633FD">
      <w:pPr>
        <w:pStyle w:val="Ttulo2"/>
        <w:rPr>
          <w:lang w:val="en-US" w:eastAsia="es-MX"/>
        </w:rPr>
      </w:pPr>
      <w:bookmarkStart w:id="102" w:name="_Toc132288513"/>
      <w:r w:rsidRPr="00A633FD">
        <w:rPr>
          <w:lang w:val="es-CL" w:eastAsia="es-MX"/>
        </w:rPr>
        <w:t>Sistema Simulador de Vuelo</w:t>
      </w:r>
      <w:r>
        <w:rPr>
          <w:lang w:val="en-US" w:eastAsia="es-MX"/>
        </w:rPr>
        <w:t xml:space="preserve"> (SIM)</w:t>
      </w:r>
      <w:bookmarkEnd w:id="102"/>
    </w:p>
    <w:p w14:paraId="39ED9472" w14:textId="77777777" w:rsidR="003C024E" w:rsidRDefault="003C024E" w:rsidP="00995EE2"/>
    <w:p w14:paraId="0B6FD929" w14:textId="3FFB71E5" w:rsidR="00995EE2" w:rsidRDefault="00995EE2" w:rsidP="00995EE2">
      <w:pPr>
        <w:pStyle w:val="Ttulo3"/>
      </w:pPr>
      <w:bookmarkStart w:id="103" w:name="_Toc132288514"/>
      <w:r>
        <w:t>UR-SIM-00</w:t>
      </w:r>
      <w:r w:rsidR="003C024E">
        <w:t>1</w:t>
      </w:r>
      <w:bookmarkEnd w:id="103"/>
    </w:p>
    <w:p w14:paraId="26675C83" w14:textId="77777777" w:rsidR="006E15E2" w:rsidRDefault="006E15E2" w:rsidP="006E15E2">
      <w:pPr>
        <w:jc w:val="both"/>
        <w:rPr>
          <w:color w:val="000000"/>
        </w:rPr>
      </w:pPr>
      <w:r>
        <w:rPr>
          <w:color w:val="000000"/>
        </w:rPr>
        <w:t xml:space="preserve">El SIM debe </w:t>
      </w:r>
      <w:r w:rsidRPr="006A67B4">
        <w:rPr>
          <w:color w:val="000000"/>
        </w:rPr>
        <w:t xml:space="preserve">ser capaz de emular </w:t>
      </w:r>
      <w:proofErr w:type="spellStart"/>
      <w:r w:rsidRPr="006A67B4">
        <w:rPr>
          <w:color w:val="000000"/>
        </w:rPr>
        <w:t>Ia</w:t>
      </w:r>
      <w:proofErr w:type="spellEnd"/>
      <w:r w:rsidRPr="006A67B4">
        <w:rPr>
          <w:color w:val="000000"/>
        </w:rPr>
        <w:t xml:space="preserve"> aeronave que se va a diseñar, de </w:t>
      </w:r>
      <w:proofErr w:type="spellStart"/>
      <w:r w:rsidRPr="006A67B4">
        <w:rPr>
          <w:color w:val="000000"/>
        </w:rPr>
        <w:t>Ia</w:t>
      </w:r>
      <w:proofErr w:type="spellEnd"/>
      <w:r w:rsidRPr="006A67B4">
        <w:rPr>
          <w:color w:val="000000"/>
        </w:rPr>
        <w:t xml:space="preserve"> manera más aproximada a la realidad que permita la tecnología y componentes utilizados</w:t>
      </w:r>
      <w:r>
        <w:rPr>
          <w:color w:val="000000"/>
        </w:rPr>
        <w:t>.</w:t>
      </w:r>
    </w:p>
    <w:p w14:paraId="2782B291" w14:textId="5C0921BE" w:rsidR="003C024E" w:rsidRDefault="003C024E" w:rsidP="003C024E">
      <w:pPr>
        <w:jc w:val="both"/>
        <w:rPr>
          <w:color w:val="000000"/>
        </w:rPr>
      </w:pPr>
    </w:p>
    <w:p w14:paraId="0A5B1336" w14:textId="7B752637" w:rsidR="003C024E" w:rsidRDefault="003C024E" w:rsidP="003C024E">
      <w:pPr>
        <w:pStyle w:val="Ttulo3"/>
      </w:pPr>
      <w:bookmarkStart w:id="104" w:name="_Toc132288516"/>
      <w:r>
        <w:t>UR-SIM-00</w:t>
      </w:r>
      <w:bookmarkEnd w:id="104"/>
      <w:r w:rsidR="00857EF4">
        <w:t>2</w:t>
      </w:r>
    </w:p>
    <w:p w14:paraId="62FCC5A6" w14:textId="49D3D4FA" w:rsidR="003C024E" w:rsidRDefault="003C024E" w:rsidP="003C024E">
      <w:pPr>
        <w:jc w:val="both"/>
      </w:pPr>
      <w:r>
        <w:t xml:space="preserve">La cabina debe permitir a los estudiantes familiarizarse con los procedimientos de vuelo y la instrumentación de </w:t>
      </w:r>
      <w:commentRangeStart w:id="105"/>
      <w:commentRangeStart w:id="106"/>
      <w:r>
        <w:t>cabina</w:t>
      </w:r>
      <w:commentRangeEnd w:id="105"/>
      <w:r>
        <w:rPr>
          <w:rStyle w:val="Refdecomentario"/>
        </w:rPr>
        <w:commentReference w:id="105"/>
      </w:r>
      <w:commentRangeEnd w:id="106"/>
      <w:r w:rsidR="004E6513">
        <w:rPr>
          <w:rStyle w:val="Refdecomentario"/>
        </w:rPr>
        <w:commentReference w:id="106"/>
      </w:r>
      <w:r>
        <w:t>, en escenarios normales, de emergencia y en distintas condiciones meteorológicas. Esto último debe ser aplicado a las fases de enseñanza de vuelo básico, acrobacia y en formación.</w:t>
      </w:r>
    </w:p>
    <w:p w14:paraId="5E9E5E2C" w14:textId="77777777" w:rsidR="003C024E" w:rsidRDefault="003C024E" w:rsidP="003C024E">
      <w:pPr>
        <w:jc w:val="both"/>
      </w:pPr>
    </w:p>
    <w:p w14:paraId="0550CD16" w14:textId="7F26E22C" w:rsidR="00995EE2" w:rsidRDefault="00995EE2" w:rsidP="00995EE2">
      <w:pPr>
        <w:pStyle w:val="Ttulo3"/>
      </w:pPr>
      <w:bookmarkStart w:id="107" w:name="_Toc132288519"/>
      <w:bookmarkStart w:id="108" w:name="_Hlk126136809"/>
      <w:r>
        <w:t>UR-SIM-00</w:t>
      </w:r>
      <w:bookmarkEnd w:id="107"/>
      <w:r w:rsidR="00E81DEC">
        <w:t>3</w:t>
      </w:r>
    </w:p>
    <w:p w14:paraId="5FF613A2" w14:textId="5C8F1D14" w:rsidR="00995EE2" w:rsidRPr="00A633FD" w:rsidRDefault="00995EE2" w:rsidP="00995EE2">
      <w:pPr>
        <w:pStyle w:val="NormalWeb"/>
        <w:jc w:val="both"/>
        <w:rPr>
          <w:rFonts w:ascii="Arial" w:hAnsi="Arial" w:cs="Arial"/>
          <w:color w:val="000000"/>
          <w:sz w:val="22"/>
          <w:szCs w:val="22"/>
        </w:rPr>
      </w:pPr>
      <w:r>
        <w:rPr>
          <w:rFonts w:ascii="Arial" w:hAnsi="Arial" w:cs="Arial"/>
          <w:color w:val="000000"/>
          <w:sz w:val="22"/>
          <w:szCs w:val="22"/>
        </w:rPr>
        <w:t xml:space="preserve">El </w:t>
      </w:r>
      <w:r w:rsidR="009E6E8F">
        <w:rPr>
          <w:rFonts w:ascii="Arial" w:hAnsi="Arial" w:cs="Arial"/>
          <w:color w:val="000000"/>
          <w:sz w:val="22"/>
          <w:szCs w:val="22"/>
        </w:rPr>
        <w:t xml:space="preserve">SIM </w:t>
      </w:r>
      <w:r w:rsidR="00FF2390">
        <w:rPr>
          <w:rFonts w:ascii="Arial" w:hAnsi="Arial" w:cs="Arial"/>
          <w:color w:val="000000"/>
          <w:sz w:val="22"/>
          <w:szCs w:val="22"/>
        </w:rPr>
        <w:t>debe ser</w:t>
      </w:r>
      <w:r>
        <w:rPr>
          <w:rFonts w:ascii="Arial" w:hAnsi="Arial" w:cs="Arial"/>
          <w:color w:val="000000"/>
          <w:sz w:val="22"/>
          <w:szCs w:val="22"/>
        </w:rPr>
        <w:t xml:space="preserve"> de tipo estático y su base de certificación será la norma </w:t>
      </w:r>
      <w:r w:rsidRPr="00BD4825">
        <w:rPr>
          <w:rFonts w:ascii="Arial" w:hAnsi="Arial" w:cs="Arial"/>
          <w:color w:val="000000"/>
          <w:sz w:val="22"/>
          <w:szCs w:val="22"/>
        </w:rPr>
        <w:t>DAN-60-1</w:t>
      </w:r>
      <w:r w:rsidRPr="00A633FD">
        <w:rPr>
          <w:rFonts w:ascii="Arial" w:hAnsi="Arial" w:cs="Arial"/>
          <w:color w:val="000000"/>
          <w:sz w:val="22"/>
          <w:szCs w:val="22"/>
        </w:rPr>
        <w:t xml:space="preserve"> </w:t>
      </w:r>
      <w:r>
        <w:rPr>
          <w:rFonts w:ascii="Arial" w:hAnsi="Arial" w:cs="Arial"/>
          <w:color w:val="000000"/>
          <w:sz w:val="22"/>
          <w:szCs w:val="22"/>
        </w:rPr>
        <w:t xml:space="preserve">de la </w:t>
      </w:r>
      <w:r w:rsidRPr="00A633FD">
        <w:rPr>
          <w:rFonts w:ascii="Arial" w:hAnsi="Arial" w:cs="Arial"/>
          <w:color w:val="000000"/>
          <w:sz w:val="22"/>
          <w:szCs w:val="22"/>
        </w:rPr>
        <w:t>DGAC C</w:t>
      </w:r>
      <w:r>
        <w:rPr>
          <w:rFonts w:ascii="Arial" w:hAnsi="Arial" w:cs="Arial"/>
          <w:color w:val="000000"/>
          <w:sz w:val="22"/>
          <w:szCs w:val="22"/>
        </w:rPr>
        <w:t>h</w:t>
      </w:r>
      <w:r w:rsidRPr="00A633FD">
        <w:rPr>
          <w:rFonts w:ascii="Arial" w:hAnsi="Arial" w:cs="Arial"/>
          <w:color w:val="000000"/>
          <w:sz w:val="22"/>
          <w:szCs w:val="22"/>
        </w:rPr>
        <w:t>ile</w:t>
      </w:r>
      <w:r>
        <w:rPr>
          <w:rFonts w:ascii="Arial" w:hAnsi="Arial" w:cs="Arial"/>
          <w:color w:val="000000"/>
          <w:sz w:val="22"/>
          <w:szCs w:val="22"/>
        </w:rPr>
        <w:t>.</w:t>
      </w:r>
    </w:p>
    <w:bookmarkEnd w:id="108"/>
    <w:p w14:paraId="02FF7FC7" w14:textId="77777777" w:rsidR="00995EE2" w:rsidRPr="00360C8A" w:rsidRDefault="00995EE2" w:rsidP="00360C8A"/>
    <w:p w14:paraId="1AFF6E07" w14:textId="02B92677" w:rsidR="00360C8A" w:rsidRPr="00360C8A" w:rsidRDefault="00172CDD" w:rsidP="00A633FD">
      <w:pPr>
        <w:pStyle w:val="Ttulo3"/>
      </w:pPr>
      <w:bookmarkStart w:id="109" w:name="_Toc132288520"/>
      <w:bookmarkStart w:id="110" w:name="_Hlk126138835"/>
      <w:r>
        <w:t>UR-</w:t>
      </w:r>
      <w:r w:rsidR="00A633FD">
        <w:t>SIM-0</w:t>
      </w:r>
      <w:r>
        <w:t>0</w:t>
      </w:r>
      <w:bookmarkEnd w:id="109"/>
      <w:r w:rsidR="00E81DEC">
        <w:t>4</w:t>
      </w:r>
    </w:p>
    <w:p w14:paraId="79182D50" w14:textId="61EA3736" w:rsidR="00C877F5" w:rsidRPr="00A633FD" w:rsidRDefault="00EE4EA5" w:rsidP="00EE4EA5">
      <w:pPr>
        <w:jc w:val="both"/>
        <w:rPr>
          <w:sz w:val="18"/>
          <w:szCs w:val="18"/>
        </w:rPr>
      </w:pPr>
      <w:commentRangeStart w:id="111"/>
      <w:commentRangeStart w:id="112"/>
      <w:r w:rsidRPr="003C024E">
        <w:rPr>
          <w:color w:val="000000"/>
        </w:rPr>
        <w:t xml:space="preserve">Los mandos de vuelo </w:t>
      </w:r>
      <w:commentRangeEnd w:id="111"/>
      <w:r w:rsidR="00676F41">
        <w:rPr>
          <w:rStyle w:val="Refdecomentario"/>
        </w:rPr>
        <w:commentReference w:id="111"/>
      </w:r>
      <w:commentRangeEnd w:id="112"/>
      <w:r w:rsidR="004E6513">
        <w:rPr>
          <w:rStyle w:val="Refdecomentario"/>
        </w:rPr>
        <w:commentReference w:id="112"/>
      </w:r>
      <w:r w:rsidRPr="003C024E">
        <w:rPr>
          <w:color w:val="000000"/>
        </w:rPr>
        <w:t xml:space="preserve">de la cabina deben </w:t>
      </w:r>
      <w:r w:rsidR="00A633FD" w:rsidRPr="003C024E">
        <w:rPr>
          <w:color w:val="000000"/>
        </w:rPr>
        <w:t xml:space="preserve">tener un sistema de esfuerzo </w:t>
      </w:r>
      <w:r w:rsidRPr="003C024E">
        <w:rPr>
          <w:color w:val="000000"/>
        </w:rPr>
        <w:t>“</w:t>
      </w:r>
      <w:proofErr w:type="spellStart"/>
      <w:r w:rsidRPr="003C024E">
        <w:rPr>
          <w:color w:val="000000"/>
        </w:rPr>
        <w:t>force-feedback</w:t>
      </w:r>
      <w:proofErr w:type="spellEnd"/>
      <w:r w:rsidRPr="003C024E">
        <w:rPr>
          <w:color w:val="000000"/>
        </w:rPr>
        <w:t xml:space="preserve">” que brindará al usuario una respuesta de fuerza según su aerodinámica </w:t>
      </w:r>
      <w:commentRangeStart w:id="113"/>
      <w:commentRangeStart w:id="114"/>
      <w:commentRangeEnd w:id="113"/>
      <w:r w:rsidR="0097041A" w:rsidRPr="003C024E">
        <w:rPr>
          <w:rStyle w:val="Refdecomentario"/>
        </w:rPr>
        <w:commentReference w:id="113"/>
      </w:r>
      <w:bookmarkEnd w:id="110"/>
      <w:commentRangeEnd w:id="114"/>
      <w:r w:rsidR="004E6513">
        <w:rPr>
          <w:rStyle w:val="Refdecomentario"/>
        </w:rPr>
        <w:commentReference w:id="114"/>
      </w:r>
      <w:r w:rsidR="00A633FD" w:rsidRPr="003C024E">
        <w:rPr>
          <w:color w:val="000000"/>
        </w:rPr>
        <w:t>.</w:t>
      </w:r>
    </w:p>
    <w:p w14:paraId="21E17D1E" w14:textId="42B1EC01" w:rsidR="00C877F5" w:rsidRDefault="00C877F5" w:rsidP="00C877F5"/>
    <w:p w14:paraId="1DB7B79F" w14:textId="2977EAFA" w:rsidR="00A633FD" w:rsidRPr="00360C8A" w:rsidRDefault="00A633FD" w:rsidP="00A633FD">
      <w:pPr>
        <w:pStyle w:val="Ttulo3"/>
      </w:pPr>
      <w:bookmarkStart w:id="115" w:name="_Toc132288521"/>
      <w:r>
        <w:t>UR-SIM-00</w:t>
      </w:r>
      <w:bookmarkEnd w:id="115"/>
      <w:r w:rsidR="00E81DEC">
        <w:t>5</w:t>
      </w:r>
    </w:p>
    <w:p w14:paraId="3EB7C1BF" w14:textId="0D587100" w:rsidR="00A633FD" w:rsidRDefault="00E30512" w:rsidP="00A633FD">
      <w:pPr>
        <w:jc w:val="both"/>
        <w:rPr>
          <w:color w:val="000000"/>
        </w:rPr>
      </w:pPr>
      <w:r>
        <w:rPr>
          <w:color w:val="000000"/>
        </w:rPr>
        <w:t>El simulador de Vuelo será u</w:t>
      </w:r>
      <w:r w:rsidR="000C45F5">
        <w:rPr>
          <w:color w:val="000000"/>
        </w:rPr>
        <w:t xml:space="preserve">n sistema independiente y tendrá capacidad de </w:t>
      </w:r>
      <w:commentRangeStart w:id="116"/>
      <w:commentRangeStart w:id="117"/>
      <w:r w:rsidR="000C45F5">
        <w:rPr>
          <w:color w:val="000000"/>
        </w:rPr>
        <w:t>comunicarse</w:t>
      </w:r>
      <w:commentRangeEnd w:id="116"/>
      <w:r w:rsidR="00E7640E">
        <w:rPr>
          <w:rStyle w:val="Refdecomentario"/>
        </w:rPr>
        <w:commentReference w:id="116"/>
      </w:r>
      <w:commentRangeEnd w:id="117"/>
      <w:r w:rsidR="00C84CEB">
        <w:rPr>
          <w:rStyle w:val="Refdecomentario"/>
        </w:rPr>
        <w:commentReference w:id="117"/>
      </w:r>
      <w:r w:rsidR="000C45F5">
        <w:rPr>
          <w:color w:val="000000"/>
        </w:rPr>
        <w:t xml:space="preserve"> con el sistema de</w:t>
      </w:r>
      <w:r w:rsidR="00A633FD" w:rsidRPr="00A633FD">
        <w:rPr>
          <w:color w:val="000000"/>
        </w:rPr>
        <w:t xml:space="preserve"> </w:t>
      </w:r>
      <w:proofErr w:type="spellStart"/>
      <w:r w:rsidR="00A633FD" w:rsidRPr="00A633FD">
        <w:rPr>
          <w:color w:val="000000"/>
        </w:rPr>
        <w:t>Debriefing</w:t>
      </w:r>
      <w:proofErr w:type="spellEnd"/>
      <w:r w:rsidR="000C45F5">
        <w:rPr>
          <w:color w:val="000000"/>
        </w:rPr>
        <w:t xml:space="preserve"> (DBS) </w:t>
      </w:r>
      <w:r w:rsidR="00A633FD" w:rsidRPr="00A633FD">
        <w:rPr>
          <w:color w:val="000000"/>
        </w:rPr>
        <w:t xml:space="preserve">y el </w:t>
      </w:r>
      <w:r w:rsidR="000C45F5">
        <w:rPr>
          <w:color w:val="000000"/>
        </w:rPr>
        <w:t>s</w:t>
      </w:r>
      <w:r w:rsidR="00A633FD" w:rsidRPr="00A633FD">
        <w:rPr>
          <w:color w:val="000000"/>
        </w:rPr>
        <w:t xml:space="preserve">istema de </w:t>
      </w:r>
      <w:proofErr w:type="spellStart"/>
      <w:r w:rsidR="00A633FD" w:rsidRPr="00A633FD">
        <w:rPr>
          <w:color w:val="000000"/>
        </w:rPr>
        <w:t>Mission</w:t>
      </w:r>
      <w:proofErr w:type="spellEnd"/>
      <w:r w:rsidR="00A633FD" w:rsidRPr="00A633FD">
        <w:rPr>
          <w:color w:val="000000"/>
        </w:rPr>
        <w:t xml:space="preserve"> </w:t>
      </w:r>
      <w:proofErr w:type="spellStart"/>
      <w:r w:rsidR="00A633FD" w:rsidRPr="00A633FD">
        <w:rPr>
          <w:color w:val="000000"/>
        </w:rPr>
        <w:t>Planning</w:t>
      </w:r>
      <w:proofErr w:type="spellEnd"/>
      <w:r w:rsidR="000C45F5">
        <w:rPr>
          <w:color w:val="000000"/>
        </w:rPr>
        <w:t xml:space="preserve"> (MPS)</w:t>
      </w:r>
      <w:r w:rsidR="00A633FD" w:rsidRPr="00A633FD">
        <w:rPr>
          <w:color w:val="000000"/>
        </w:rPr>
        <w:t>.</w:t>
      </w:r>
    </w:p>
    <w:p w14:paraId="53DD02B9" w14:textId="77777777" w:rsidR="00E30512" w:rsidRDefault="00E30512" w:rsidP="00A633FD">
      <w:pPr>
        <w:jc w:val="both"/>
      </w:pPr>
    </w:p>
    <w:p w14:paraId="3D5C929F" w14:textId="1E28123F" w:rsidR="00A633FD" w:rsidRPr="00360C8A" w:rsidRDefault="00A633FD" w:rsidP="00A633FD">
      <w:pPr>
        <w:pStyle w:val="Ttulo3"/>
      </w:pPr>
      <w:bookmarkStart w:id="118" w:name="_Toc132288522"/>
      <w:r>
        <w:t>UR-SIM-00</w:t>
      </w:r>
      <w:bookmarkEnd w:id="118"/>
      <w:r w:rsidR="00E81DEC">
        <w:t>6</w:t>
      </w:r>
    </w:p>
    <w:p w14:paraId="14593540" w14:textId="4B97D32B" w:rsidR="00A633FD" w:rsidRDefault="00AD7424" w:rsidP="00F3521D">
      <w:pPr>
        <w:jc w:val="both"/>
      </w:pPr>
      <w:r w:rsidRPr="00BD4825">
        <w:t xml:space="preserve">El </w:t>
      </w:r>
      <w:r>
        <w:t>SIM funcionará en base a un sistema visual de realidad mixta</w:t>
      </w:r>
      <w:r w:rsidR="00F3521D">
        <w:t xml:space="preserve">. </w:t>
      </w:r>
    </w:p>
    <w:p w14:paraId="1EE0E3E9" w14:textId="3494295A" w:rsidR="00FF2390" w:rsidRDefault="00FF2390" w:rsidP="00A633FD">
      <w:pPr>
        <w:jc w:val="both"/>
      </w:pPr>
    </w:p>
    <w:p w14:paraId="1D15B3B2" w14:textId="6D74697D" w:rsidR="00FF2390" w:rsidRDefault="00FF2390" w:rsidP="00FF2390">
      <w:pPr>
        <w:pStyle w:val="Ttulo3"/>
      </w:pPr>
      <w:bookmarkStart w:id="119" w:name="_Toc132288523"/>
      <w:r>
        <w:t>UR-SIM-0</w:t>
      </w:r>
      <w:bookmarkEnd w:id="119"/>
      <w:r w:rsidR="00857EF4">
        <w:t>0</w:t>
      </w:r>
      <w:r w:rsidR="00E81DEC">
        <w:t>7</w:t>
      </w:r>
    </w:p>
    <w:p w14:paraId="649B73F3" w14:textId="1BEF94CA" w:rsidR="00FF2390" w:rsidRDefault="00FF2390" w:rsidP="00FF2390">
      <w:pPr>
        <w:jc w:val="both"/>
      </w:pPr>
      <w:r>
        <w:t xml:space="preserve">Este sistema permitirá dar las referencias, basado en información de cartografía real, que será provista por FACH a través del </w:t>
      </w:r>
      <w:commentRangeStart w:id="120"/>
      <w:commentRangeStart w:id="121"/>
      <w:r>
        <w:t>SAF</w:t>
      </w:r>
      <w:commentRangeEnd w:id="120"/>
      <w:r>
        <w:rPr>
          <w:rStyle w:val="Refdecomentario"/>
        </w:rPr>
        <w:commentReference w:id="120"/>
      </w:r>
      <w:commentRangeEnd w:id="121"/>
      <w:r w:rsidR="009A7DE2">
        <w:rPr>
          <w:rStyle w:val="Refdecomentario"/>
        </w:rPr>
        <w:commentReference w:id="121"/>
      </w:r>
      <w:r>
        <w:t>.</w:t>
      </w:r>
    </w:p>
    <w:p w14:paraId="33033504" w14:textId="77777777" w:rsidR="00FF2390" w:rsidRDefault="00FF2390" w:rsidP="00A633FD">
      <w:pPr>
        <w:jc w:val="both"/>
      </w:pPr>
    </w:p>
    <w:p w14:paraId="31AA7DD0" w14:textId="60D23851" w:rsidR="00B85045" w:rsidRDefault="00B85045" w:rsidP="00B85045">
      <w:pPr>
        <w:pStyle w:val="Ttulo3"/>
      </w:pPr>
      <w:bookmarkStart w:id="122" w:name="_Toc132288524"/>
      <w:r>
        <w:lastRenderedPageBreak/>
        <w:t>UR-SIM-0</w:t>
      </w:r>
      <w:bookmarkEnd w:id="122"/>
      <w:r w:rsidR="00E81DEC">
        <w:t>08</w:t>
      </w:r>
    </w:p>
    <w:p w14:paraId="66E5D47A" w14:textId="2B580434" w:rsidR="005846EB" w:rsidRDefault="005846EB" w:rsidP="005846EB">
      <w:r>
        <w:t>El SIM debe ser desarrollado con tecnologías comerciales (COTS, por sus siglas en inglés).</w:t>
      </w:r>
      <w:r w:rsidR="00BF68F0">
        <w:t xml:space="preserve"> Esto incluye hardware y software.</w:t>
      </w:r>
    </w:p>
    <w:p w14:paraId="69A1213E" w14:textId="65852C3A" w:rsidR="005846EB" w:rsidRDefault="005846EB" w:rsidP="005846EB"/>
    <w:p w14:paraId="65AAF321" w14:textId="215F47E2" w:rsidR="005846EB" w:rsidRDefault="005846EB" w:rsidP="005846EB">
      <w:pPr>
        <w:pStyle w:val="Ttulo3"/>
      </w:pPr>
      <w:bookmarkStart w:id="123" w:name="_Toc132288525"/>
      <w:r>
        <w:t>UR-SIM-0</w:t>
      </w:r>
      <w:bookmarkEnd w:id="123"/>
      <w:r w:rsidR="00E81DEC">
        <w:t>09</w:t>
      </w:r>
    </w:p>
    <w:p w14:paraId="40FE8BB4" w14:textId="1956847F" w:rsidR="005846EB" w:rsidRDefault="005846EB" w:rsidP="00DB3999">
      <w:pPr>
        <w:jc w:val="both"/>
      </w:pPr>
      <w:r>
        <w:t xml:space="preserve">El SIM </w:t>
      </w:r>
      <w:r w:rsidR="009F6D65">
        <w:t xml:space="preserve">debe ser transportable, esto es, </w:t>
      </w:r>
      <w:r w:rsidR="00DB3999">
        <w:t xml:space="preserve">se </w:t>
      </w:r>
      <w:r w:rsidR="009F6D65">
        <w:t xml:space="preserve">debe considerar </w:t>
      </w:r>
      <w:r w:rsidR="00DB3999">
        <w:t>en su construcción materiales livianos, computadores del tipo laptop y cajas transportables tipo “</w:t>
      </w:r>
      <w:proofErr w:type="spellStart"/>
      <w:del w:id="124" w:author="local\manuel.gonzalez" w:date="2023-04-12T15:57:00Z">
        <w:r w:rsidR="00DB3999" w:rsidDel="009A7DE2">
          <w:delText>pelican</w:delText>
        </w:r>
      </w:del>
      <w:ins w:id="125" w:author="local\manuel.gonzalez" w:date="2023-04-12T15:57:00Z">
        <w:r w:rsidR="009A7DE2">
          <w:t>Pelican</w:t>
        </w:r>
      </w:ins>
      <w:proofErr w:type="spellEnd"/>
      <w:r w:rsidR="00DB3999">
        <w:t>”.</w:t>
      </w:r>
    </w:p>
    <w:p w14:paraId="359A4E0F" w14:textId="7BB1671E" w:rsidR="00DB3999" w:rsidRDefault="00DB3999" w:rsidP="005846EB"/>
    <w:p w14:paraId="03417CB7" w14:textId="2041E741" w:rsidR="006E15E2" w:rsidRDefault="006E15E2" w:rsidP="006E15E2">
      <w:pPr>
        <w:pStyle w:val="Ttulo3"/>
      </w:pPr>
      <w:r>
        <w:t>UR-SIM-010</w:t>
      </w:r>
    </w:p>
    <w:p w14:paraId="0E25D06C" w14:textId="77777777" w:rsidR="006E15E2" w:rsidRPr="008823EC" w:rsidRDefault="006E15E2" w:rsidP="006E15E2">
      <w:pPr>
        <w:jc w:val="both"/>
      </w:pPr>
      <w:r w:rsidRPr="00EA2B35">
        <w:rPr>
          <w:highlight w:val="yellow"/>
        </w:rPr>
        <w:t>Permitir al instructor actuar como ATC (Controlador de Tráfico Aéreo).</w:t>
      </w:r>
      <w:r w:rsidRPr="008823EC">
        <w:t xml:space="preserve"> </w:t>
      </w:r>
    </w:p>
    <w:p w14:paraId="52E95B2E" w14:textId="77777777" w:rsidR="0035361E" w:rsidRPr="0035361E" w:rsidRDefault="0035361E" w:rsidP="0035361E"/>
    <w:p w14:paraId="0D12BA0B" w14:textId="704BD333" w:rsidR="006E15E2" w:rsidRDefault="006E15E2" w:rsidP="006E15E2">
      <w:pPr>
        <w:pStyle w:val="Ttulo3"/>
      </w:pPr>
      <w:r>
        <w:t>UR-SIM-011</w:t>
      </w:r>
    </w:p>
    <w:p w14:paraId="417AC4A3" w14:textId="77777777" w:rsidR="006E15E2" w:rsidRDefault="006E15E2" w:rsidP="006E15E2">
      <w:r>
        <w:t>El simulador debe contar con un puesto del instructor el cual supervise al alumno</w:t>
      </w:r>
    </w:p>
    <w:p w14:paraId="4C8C67E6" w14:textId="77777777" w:rsidR="006E15E2" w:rsidRPr="000C45F5" w:rsidRDefault="006E15E2" w:rsidP="000C45F5"/>
    <w:p w14:paraId="612AD29D" w14:textId="77777777" w:rsidR="00462F17" w:rsidRDefault="00462F17">
      <w:pPr>
        <w:rPr>
          <w:b/>
          <w:bCs/>
        </w:rPr>
      </w:pPr>
      <w:r>
        <w:br w:type="page"/>
      </w:r>
    </w:p>
    <w:p w14:paraId="33847788" w14:textId="3AEC1B31" w:rsidR="004F190C" w:rsidRDefault="004F190C" w:rsidP="004F190C">
      <w:pPr>
        <w:pStyle w:val="Ttulo2"/>
      </w:pPr>
      <w:bookmarkStart w:id="126" w:name="_Toc132288531"/>
      <w:r>
        <w:lastRenderedPageBreak/>
        <w:t>Sistema Planificación de Misión (MPS)</w:t>
      </w:r>
      <w:bookmarkEnd w:id="126"/>
    </w:p>
    <w:p w14:paraId="0BDD02DB" w14:textId="589B8B55" w:rsidR="004F190C" w:rsidRDefault="004F190C" w:rsidP="004F190C">
      <w:pPr>
        <w:pStyle w:val="Ttulo3"/>
      </w:pPr>
      <w:bookmarkStart w:id="127" w:name="_Toc132288532"/>
      <w:r>
        <w:t>UR-MPS-001</w:t>
      </w:r>
      <w:bookmarkEnd w:id="127"/>
    </w:p>
    <w:p w14:paraId="25E8AED9" w14:textId="7747190E" w:rsidR="004F190C" w:rsidRDefault="004F190C" w:rsidP="009739B5">
      <w:pPr>
        <w:jc w:val="both"/>
      </w:pPr>
      <w:r w:rsidRPr="00693E9E">
        <w:t xml:space="preserve">Debe estar basado en tecnología moderna, símil al de otro material aéreo </w:t>
      </w:r>
      <w:commentRangeStart w:id="128"/>
      <w:commentRangeStart w:id="129"/>
      <w:commentRangeStart w:id="130"/>
      <w:r w:rsidRPr="00693E9E">
        <w:t>avanzado</w:t>
      </w:r>
      <w:commentRangeEnd w:id="128"/>
      <w:r w:rsidR="0097041A" w:rsidRPr="00693E9E">
        <w:rPr>
          <w:rStyle w:val="Refdecomentario"/>
        </w:rPr>
        <w:commentReference w:id="128"/>
      </w:r>
      <w:commentRangeEnd w:id="129"/>
      <w:r w:rsidR="001F55CB">
        <w:rPr>
          <w:rStyle w:val="Refdecomentario"/>
        </w:rPr>
        <w:commentReference w:id="129"/>
      </w:r>
      <w:commentRangeEnd w:id="130"/>
      <w:r w:rsidR="00F3521D">
        <w:rPr>
          <w:rStyle w:val="Refdecomentario"/>
        </w:rPr>
        <w:commentReference w:id="130"/>
      </w:r>
      <w:r w:rsidR="009739B5">
        <w:t>, y debe ser multiplataforma.</w:t>
      </w:r>
    </w:p>
    <w:p w14:paraId="51D9FA82" w14:textId="326C3527" w:rsidR="004F190C" w:rsidRDefault="004F190C" w:rsidP="004F190C"/>
    <w:p w14:paraId="4B0916D0" w14:textId="36BD1396" w:rsidR="004F190C" w:rsidRPr="00693E9E" w:rsidRDefault="004F190C" w:rsidP="004F190C"/>
    <w:p w14:paraId="74019C20" w14:textId="5BEDCBE3" w:rsidR="004F190C" w:rsidRPr="00693E9E" w:rsidRDefault="004F190C" w:rsidP="004F190C">
      <w:pPr>
        <w:pStyle w:val="Ttulo3"/>
      </w:pPr>
      <w:bookmarkStart w:id="131" w:name="_Toc132288533"/>
      <w:r w:rsidRPr="00693E9E">
        <w:t>UR-MPS-00</w:t>
      </w:r>
      <w:r w:rsidR="00F3521D">
        <w:t>2</w:t>
      </w:r>
      <w:bookmarkEnd w:id="131"/>
    </w:p>
    <w:p w14:paraId="3D183E7E" w14:textId="36B96BCC" w:rsidR="004F190C" w:rsidRPr="00693E9E" w:rsidRDefault="004F190C" w:rsidP="004F190C">
      <w:pPr>
        <w:jc w:val="both"/>
      </w:pPr>
      <w:commentRangeStart w:id="132"/>
      <w:commentRangeStart w:id="133"/>
      <w:r w:rsidRPr="00693E9E">
        <w:t xml:space="preserve">La data se debe cargar a la aeronave mediante puerto </w:t>
      </w:r>
      <w:commentRangeEnd w:id="132"/>
      <w:r w:rsidR="005703A0">
        <w:rPr>
          <w:rStyle w:val="Refdecomentario"/>
        </w:rPr>
        <w:commentReference w:id="132"/>
      </w:r>
      <w:commentRangeEnd w:id="133"/>
      <w:r w:rsidR="00F3521D">
        <w:rPr>
          <w:rStyle w:val="Refdecomentario"/>
        </w:rPr>
        <w:commentReference w:id="133"/>
      </w:r>
      <w:r w:rsidRPr="00693E9E">
        <w:t>USB</w:t>
      </w:r>
      <w:r w:rsidR="00F3521D">
        <w:t xml:space="preserve"> (A o C)</w:t>
      </w:r>
      <w:r w:rsidR="00CB2B7A">
        <w:t>.</w:t>
      </w:r>
    </w:p>
    <w:p w14:paraId="0EA53C29" w14:textId="217E8F23" w:rsidR="004F190C" w:rsidRPr="00693E9E" w:rsidRDefault="004F190C" w:rsidP="004F190C"/>
    <w:p w14:paraId="0C308408" w14:textId="192DE815" w:rsidR="004F190C" w:rsidRPr="00693E9E" w:rsidRDefault="004F190C" w:rsidP="004F190C">
      <w:pPr>
        <w:pStyle w:val="Ttulo3"/>
      </w:pPr>
      <w:bookmarkStart w:id="134" w:name="_Toc132288534"/>
      <w:r w:rsidRPr="00693E9E">
        <w:t>UR-MPS-00</w:t>
      </w:r>
      <w:r w:rsidR="00F3521D">
        <w:t>3</w:t>
      </w:r>
      <w:bookmarkEnd w:id="134"/>
    </w:p>
    <w:p w14:paraId="5D7BE2EC" w14:textId="44CE7D91" w:rsidR="004F190C" w:rsidRPr="004F190C" w:rsidRDefault="004F190C" w:rsidP="004F190C">
      <w:pPr>
        <w:jc w:val="both"/>
      </w:pPr>
      <w:bookmarkStart w:id="135" w:name="_Hlk132363794"/>
      <w:r w:rsidRPr="00693E9E">
        <w:t>E</w:t>
      </w:r>
      <w:r w:rsidR="004853B3">
        <w:t xml:space="preserve">l plan de vuelo generado por el </w:t>
      </w:r>
      <w:r w:rsidR="009E6E8F">
        <w:t>MPS</w:t>
      </w:r>
      <w:r w:rsidRPr="00693E9E">
        <w:t xml:space="preserve"> debe ser compatible con el simulador de vuelo, con el propósito de poder disponer de la capacidad de practicar la misión de vuelo planificada en el simulador de vuelo.</w:t>
      </w:r>
    </w:p>
    <w:bookmarkEnd w:id="135"/>
    <w:p w14:paraId="0F4604BD" w14:textId="3E442D6C" w:rsidR="004F190C" w:rsidRDefault="004F190C" w:rsidP="004F190C"/>
    <w:p w14:paraId="2E1BA348" w14:textId="0EA91C2B" w:rsidR="00CF7B0F" w:rsidRDefault="00CF7B0F" w:rsidP="00CF7B0F">
      <w:pPr>
        <w:pStyle w:val="Ttulo3"/>
      </w:pPr>
      <w:bookmarkStart w:id="136" w:name="_Toc132288535"/>
      <w:r>
        <w:t>UR-MPS-00</w:t>
      </w:r>
      <w:r w:rsidR="00F3521D">
        <w:t>4</w:t>
      </w:r>
      <w:bookmarkEnd w:id="136"/>
    </w:p>
    <w:p w14:paraId="588F6FDC" w14:textId="1E4DFEC4" w:rsidR="00CF7B0F" w:rsidRDefault="00CF7B0F" w:rsidP="00CF7B0F">
      <w:pPr>
        <w:jc w:val="both"/>
      </w:pPr>
      <w:commentRangeStart w:id="137"/>
      <w:commentRangeStart w:id="138"/>
      <w:r>
        <w:t>El MPS debe ser una herramienta informática multiplataforma que utilice un motor geoespacial “</w:t>
      </w:r>
      <w:proofErr w:type="spellStart"/>
      <w:r>
        <w:t>Luciad</w:t>
      </w:r>
      <w:proofErr w:type="spellEnd"/>
      <w:r>
        <w:t>” o</w:t>
      </w:r>
      <w:r w:rsidR="00B8042B">
        <w:t xml:space="preserve"> software</w:t>
      </w:r>
      <w:r>
        <w:t xml:space="preserve"> similar que permita la generación de planes de vuelo.</w:t>
      </w:r>
      <w:commentRangeEnd w:id="137"/>
      <w:r w:rsidR="004816C0">
        <w:rPr>
          <w:rStyle w:val="Refdecomentario"/>
        </w:rPr>
        <w:commentReference w:id="137"/>
      </w:r>
      <w:commentRangeEnd w:id="138"/>
      <w:r w:rsidR="008C7455">
        <w:rPr>
          <w:rStyle w:val="Refdecomentario"/>
        </w:rPr>
        <w:commentReference w:id="138"/>
      </w:r>
    </w:p>
    <w:p w14:paraId="3D38A6CD" w14:textId="4163E003" w:rsidR="00CF7B0F" w:rsidRDefault="00CF7B0F" w:rsidP="004F190C"/>
    <w:p w14:paraId="14F1C712" w14:textId="52DF28FC" w:rsidR="00CF7B0F" w:rsidRDefault="00CF7B0F" w:rsidP="00CF7B0F">
      <w:pPr>
        <w:pStyle w:val="Ttulo3"/>
      </w:pPr>
      <w:bookmarkStart w:id="139" w:name="_Toc132288536"/>
      <w:r>
        <w:t>UR-MPS-00</w:t>
      </w:r>
      <w:r w:rsidR="00F3521D">
        <w:t>5</w:t>
      </w:r>
      <w:bookmarkEnd w:id="139"/>
    </w:p>
    <w:p w14:paraId="2F95AF41" w14:textId="26652C96" w:rsidR="00CF7B0F" w:rsidRDefault="00CF7B0F" w:rsidP="00CF7B0F">
      <w:pPr>
        <w:jc w:val="both"/>
      </w:pPr>
      <w:r>
        <w:t xml:space="preserve">Los planes de vuelo </w:t>
      </w:r>
      <w:commentRangeStart w:id="140"/>
      <w:commentRangeStart w:id="141"/>
      <w:r>
        <w:t>podrán ser impresos</w:t>
      </w:r>
      <w:commentRangeEnd w:id="140"/>
      <w:r w:rsidR="005703A0">
        <w:rPr>
          <w:rStyle w:val="Refdecomentario"/>
        </w:rPr>
        <w:commentReference w:id="140"/>
      </w:r>
      <w:commentRangeEnd w:id="141"/>
      <w:r w:rsidR="00F3521D">
        <w:rPr>
          <w:rStyle w:val="Refdecomentario"/>
        </w:rPr>
        <w:commentReference w:id="141"/>
      </w:r>
      <w:r>
        <w:t xml:space="preserve"> en papel utilizando una impresora disponible en la estación de planificación o exportados en PDF u otro formato compatible definido (Word, Excel, RTF, etc.) hacia un dispositivo portátil como una Tablet, a través de transmisión Bluetooth, o de conexión por red.</w:t>
      </w:r>
    </w:p>
    <w:p w14:paraId="126C4E16" w14:textId="202ACF2E" w:rsidR="00CF7B0F" w:rsidRDefault="00CF7B0F" w:rsidP="00CF7B0F">
      <w:pPr>
        <w:jc w:val="both"/>
      </w:pPr>
    </w:p>
    <w:p w14:paraId="38C9B427" w14:textId="107A80BE" w:rsidR="00B32CC8" w:rsidRDefault="00B32CC8" w:rsidP="00B32CC8">
      <w:pPr>
        <w:pStyle w:val="Ttulo3"/>
      </w:pPr>
      <w:bookmarkStart w:id="142" w:name="_Toc132288537"/>
      <w:bookmarkStart w:id="143" w:name="_Hlk126304391"/>
      <w:r>
        <w:t>UR-MPS-0</w:t>
      </w:r>
      <w:r w:rsidR="00BE6547">
        <w:t>0</w:t>
      </w:r>
      <w:r w:rsidR="00F3521D">
        <w:t>6</w:t>
      </w:r>
      <w:bookmarkEnd w:id="142"/>
    </w:p>
    <w:p w14:paraId="334A4F46" w14:textId="2D77E124" w:rsidR="00346A0B" w:rsidRDefault="00B32CC8" w:rsidP="00CF7B0F">
      <w:pPr>
        <w:jc w:val="both"/>
      </w:pPr>
      <w:r>
        <w:t>DTS proveerá una cartografía e información de elevación básica, de acceso local, la cual podrá ser actualizada por FACH a través del SAF.</w:t>
      </w:r>
    </w:p>
    <w:bookmarkEnd w:id="143"/>
    <w:p w14:paraId="0529C985" w14:textId="2F24B27B" w:rsidR="00B32CC8" w:rsidRDefault="00B32CC8" w:rsidP="00CF7B0F">
      <w:pPr>
        <w:jc w:val="both"/>
      </w:pPr>
    </w:p>
    <w:p w14:paraId="79FED48C" w14:textId="56B310EE" w:rsidR="00B32CC8" w:rsidRDefault="00B32CC8" w:rsidP="00B32CC8">
      <w:pPr>
        <w:pStyle w:val="Ttulo3"/>
      </w:pPr>
      <w:bookmarkStart w:id="144" w:name="_Toc132288538"/>
      <w:r>
        <w:t>UR-MPS-0</w:t>
      </w:r>
      <w:r w:rsidR="0029313D">
        <w:t>0</w:t>
      </w:r>
      <w:r w:rsidR="00F3521D">
        <w:t>7</w:t>
      </w:r>
      <w:bookmarkEnd w:id="144"/>
    </w:p>
    <w:p w14:paraId="2DDFF73F" w14:textId="4FB00D3A" w:rsidR="00B32CC8" w:rsidRDefault="00B32CC8" w:rsidP="00CF7B0F">
      <w:pPr>
        <w:jc w:val="both"/>
      </w:pPr>
      <w:r>
        <w:t>S</w:t>
      </w:r>
      <w:r w:rsidRPr="000C3872">
        <w:t>e obtendrá información meteorológica del tipo METAR, NOTAM u otra, si se cuenta con conexión a la red AFTN o de otras fuentes públicas validadas por la DGAC</w:t>
      </w:r>
      <w:r>
        <w:t>.</w:t>
      </w:r>
    </w:p>
    <w:p w14:paraId="1AE2BED0" w14:textId="07BEF2C1" w:rsidR="00B32CC8" w:rsidRDefault="00B32CC8" w:rsidP="00CF7B0F">
      <w:pPr>
        <w:jc w:val="both"/>
      </w:pPr>
    </w:p>
    <w:p w14:paraId="376ECBDA" w14:textId="0ABEE708" w:rsidR="00A2714D" w:rsidRDefault="00A2714D" w:rsidP="00A2714D">
      <w:pPr>
        <w:pStyle w:val="Ttulo3"/>
      </w:pPr>
      <w:bookmarkStart w:id="145" w:name="_Toc132288539"/>
      <w:r>
        <w:lastRenderedPageBreak/>
        <w:t>UR-MP</w:t>
      </w:r>
      <w:r w:rsidR="00F3521D">
        <w:t>S</w:t>
      </w:r>
      <w:r>
        <w:t>-0</w:t>
      </w:r>
      <w:r w:rsidR="0029313D">
        <w:t>0</w:t>
      </w:r>
      <w:r w:rsidR="00F3521D">
        <w:t>8</w:t>
      </w:r>
      <w:bookmarkEnd w:id="145"/>
    </w:p>
    <w:p w14:paraId="4828AC8A" w14:textId="320CEC75" w:rsidR="0068649A" w:rsidRDefault="0068649A" w:rsidP="0068649A">
      <w:pPr>
        <w:jc w:val="both"/>
      </w:pPr>
      <w:r>
        <w:t>Los componentes del MPS serán almacenados y transportados en maletines y baúles especializados.</w:t>
      </w:r>
    </w:p>
    <w:p w14:paraId="73BDF836" w14:textId="77777777" w:rsidR="00A2714D" w:rsidRPr="00A2714D" w:rsidRDefault="00A2714D" w:rsidP="00A2714D"/>
    <w:p w14:paraId="73F4DD8B" w14:textId="77777777" w:rsidR="00462F17" w:rsidRDefault="00462F17">
      <w:pPr>
        <w:rPr>
          <w:b/>
          <w:bCs/>
        </w:rPr>
      </w:pPr>
      <w:r>
        <w:br w:type="page"/>
      </w:r>
    </w:p>
    <w:p w14:paraId="1DDB26FB" w14:textId="21D57C7A" w:rsidR="004F190C" w:rsidRDefault="004F190C" w:rsidP="004F190C">
      <w:pPr>
        <w:pStyle w:val="Ttulo2"/>
      </w:pPr>
      <w:bookmarkStart w:id="146" w:name="_Toc132288540"/>
      <w:r>
        <w:lastRenderedPageBreak/>
        <w:t xml:space="preserve">Sistema </w:t>
      </w:r>
      <w:proofErr w:type="spellStart"/>
      <w:r>
        <w:t>Debriefing</w:t>
      </w:r>
      <w:proofErr w:type="spellEnd"/>
      <w:r>
        <w:t xml:space="preserve"> de </w:t>
      </w:r>
      <w:proofErr w:type="spellStart"/>
      <w:r>
        <w:t>Mision</w:t>
      </w:r>
      <w:proofErr w:type="spellEnd"/>
      <w:r>
        <w:t xml:space="preserve"> (DBS)</w:t>
      </w:r>
      <w:bookmarkEnd w:id="146"/>
    </w:p>
    <w:p w14:paraId="0EE2ADE6" w14:textId="293607A1" w:rsidR="004F190C" w:rsidRDefault="004F190C" w:rsidP="004F190C"/>
    <w:p w14:paraId="043532F2" w14:textId="7D70BFBB" w:rsidR="004F190C" w:rsidRDefault="004F190C" w:rsidP="004F190C">
      <w:pPr>
        <w:pStyle w:val="Ttulo3"/>
      </w:pPr>
      <w:bookmarkStart w:id="147" w:name="_Toc132288541"/>
      <w:r>
        <w:t>UR-DBS-001</w:t>
      </w:r>
      <w:bookmarkEnd w:id="147"/>
    </w:p>
    <w:p w14:paraId="07F01BEC" w14:textId="614791C5" w:rsidR="004F190C" w:rsidRDefault="00FF4C45" w:rsidP="005A41AC">
      <w:pPr>
        <w:jc w:val="both"/>
      </w:pPr>
      <w:r>
        <w:t>El DBS d</w:t>
      </w:r>
      <w:r w:rsidR="00D036E3" w:rsidRPr="00D036E3">
        <w:t xml:space="preserve">ebe permitir </w:t>
      </w:r>
      <w:proofErr w:type="spellStart"/>
      <w:r w:rsidR="00D036E3" w:rsidRPr="00D036E3">
        <w:t>Ia</w:t>
      </w:r>
      <w:proofErr w:type="spellEnd"/>
      <w:r w:rsidR="00D036E3" w:rsidRPr="00D036E3">
        <w:t xml:space="preserve"> grabación de datos relevantes de toda misión desarrollada por </w:t>
      </w:r>
      <w:proofErr w:type="spellStart"/>
      <w:r w:rsidR="00D036E3" w:rsidRPr="00D036E3">
        <w:t>Ia</w:t>
      </w:r>
      <w:proofErr w:type="spellEnd"/>
      <w:r w:rsidR="00D036E3" w:rsidRPr="00D036E3">
        <w:t xml:space="preserve"> aeronave</w:t>
      </w:r>
      <w:r w:rsidR="004853B3">
        <w:t xml:space="preserve"> en un servidor de archivos</w:t>
      </w:r>
      <w:r w:rsidR="00D036E3" w:rsidRPr="00D036E3">
        <w:t xml:space="preserve">. Entre ellos: posición, actitud, velocidades, rumbo, datos de motor, otros a </w:t>
      </w:r>
      <w:commentRangeStart w:id="148"/>
      <w:r w:rsidR="00D036E3" w:rsidRPr="00D036E3">
        <w:t>definir</w:t>
      </w:r>
      <w:commentRangeEnd w:id="148"/>
      <w:r w:rsidR="00822382">
        <w:rPr>
          <w:rStyle w:val="Refdecomentario"/>
        </w:rPr>
        <w:commentReference w:id="148"/>
      </w:r>
      <w:r w:rsidR="00D036E3" w:rsidRPr="00D036E3">
        <w:t>.</w:t>
      </w:r>
    </w:p>
    <w:p w14:paraId="18CF7260" w14:textId="26D393AC" w:rsidR="004F190C" w:rsidRDefault="004F190C" w:rsidP="004F190C"/>
    <w:p w14:paraId="0D39B2D9" w14:textId="476858D7" w:rsidR="004F190C" w:rsidRDefault="004F190C" w:rsidP="004F190C">
      <w:pPr>
        <w:pStyle w:val="Ttulo3"/>
      </w:pPr>
      <w:bookmarkStart w:id="149" w:name="_Toc132288542"/>
      <w:r>
        <w:t>UR-DBS-002</w:t>
      </w:r>
      <w:bookmarkEnd w:id="149"/>
    </w:p>
    <w:p w14:paraId="1DD4F14C" w14:textId="54EF4736" w:rsidR="004F190C" w:rsidRDefault="00FF4C45" w:rsidP="004F190C">
      <w:r>
        <w:t>El DBS d</w:t>
      </w:r>
      <w:r w:rsidR="00D036E3" w:rsidRPr="00D036E3">
        <w:t xml:space="preserve">ebe permitir analizar vuelos </w:t>
      </w:r>
      <w:commentRangeStart w:id="150"/>
      <w:r w:rsidR="00D036E3" w:rsidRPr="00D036E3">
        <w:t>acrobáticos</w:t>
      </w:r>
      <w:commentRangeEnd w:id="150"/>
      <w:r w:rsidR="00822382">
        <w:rPr>
          <w:rStyle w:val="Refdecomentario"/>
        </w:rPr>
        <w:commentReference w:id="150"/>
      </w:r>
      <w:r w:rsidR="00D036E3" w:rsidRPr="00D036E3">
        <w:t>.</w:t>
      </w:r>
    </w:p>
    <w:p w14:paraId="07251350" w14:textId="77777777" w:rsidR="00D036E3" w:rsidRDefault="00D036E3" w:rsidP="004F190C"/>
    <w:p w14:paraId="54F39A2B" w14:textId="6E544B10" w:rsidR="004F190C" w:rsidRDefault="004F190C" w:rsidP="004F190C">
      <w:pPr>
        <w:pStyle w:val="Ttulo3"/>
      </w:pPr>
      <w:bookmarkStart w:id="151" w:name="_Toc132288543"/>
      <w:r>
        <w:t>UR-DBS-003</w:t>
      </w:r>
      <w:bookmarkEnd w:id="151"/>
    </w:p>
    <w:p w14:paraId="705A581F" w14:textId="20CCC9EA" w:rsidR="004F190C" w:rsidRDefault="00FF4C45" w:rsidP="004F190C">
      <w:commentRangeStart w:id="152"/>
      <w:r>
        <w:t xml:space="preserve">La data </w:t>
      </w:r>
      <w:r w:rsidR="00A06263">
        <w:t xml:space="preserve">que se carga al </w:t>
      </w:r>
      <w:r>
        <w:t>DBS se podrá</w:t>
      </w:r>
      <w:r w:rsidR="00D036E3" w:rsidRPr="00D036E3">
        <w:t xml:space="preserve"> recuperar vía </w:t>
      </w:r>
      <w:commentRangeStart w:id="153"/>
      <w:commentRangeStart w:id="154"/>
      <w:r w:rsidR="00D036E3" w:rsidRPr="00D036E3">
        <w:t xml:space="preserve">puerto </w:t>
      </w:r>
      <w:proofErr w:type="gramStart"/>
      <w:r w:rsidR="00D036E3" w:rsidRPr="00D036E3">
        <w:t>USB</w:t>
      </w:r>
      <w:r w:rsidR="008306B7">
        <w:t>(</w:t>
      </w:r>
      <w:proofErr w:type="gramEnd"/>
      <w:r w:rsidR="008306B7">
        <w:t>A o C)</w:t>
      </w:r>
      <w:r w:rsidR="00D036E3" w:rsidRPr="00D036E3">
        <w:t>.</w:t>
      </w:r>
      <w:commentRangeEnd w:id="153"/>
      <w:r w:rsidR="005703A0">
        <w:rPr>
          <w:rStyle w:val="Refdecomentario"/>
        </w:rPr>
        <w:commentReference w:id="153"/>
      </w:r>
      <w:commentRangeEnd w:id="154"/>
      <w:r w:rsidR="000E56AC">
        <w:rPr>
          <w:rStyle w:val="Refdecomentario"/>
        </w:rPr>
        <w:commentReference w:id="154"/>
      </w:r>
      <w:commentRangeEnd w:id="152"/>
      <w:r w:rsidR="0080371B">
        <w:rPr>
          <w:rStyle w:val="Refdecomentario"/>
        </w:rPr>
        <w:commentReference w:id="152"/>
      </w:r>
    </w:p>
    <w:p w14:paraId="719A09D0" w14:textId="09E715BD" w:rsidR="004F190C" w:rsidRDefault="004F190C" w:rsidP="004F190C">
      <w:pPr>
        <w:pStyle w:val="Ttulo3"/>
      </w:pPr>
      <w:bookmarkStart w:id="155" w:name="_Toc132288544"/>
      <w:r>
        <w:t>UR-DBS-004</w:t>
      </w:r>
      <w:bookmarkEnd w:id="155"/>
    </w:p>
    <w:p w14:paraId="3D7777A9" w14:textId="14D0C498" w:rsidR="004F190C" w:rsidRDefault="00FF4C45" w:rsidP="00822382">
      <w:pPr>
        <w:jc w:val="both"/>
      </w:pPr>
      <w:r>
        <w:t>El DBS d</w:t>
      </w:r>
      <w:r w:rsidR="00D036E3" w:rsidRPr="00D036E3">
        <w:t xml:space="preserve">ebe permitir al menos, el análisis de vuelo de </w:t>
      </w:r>
      <w:r w:rsidR="008306B7">
        <w:t>16</w:t>
      </w:r>
      <w:r w:rsidR="00D036E3" w:rsidRPr="00D036E3">
        <w:t xml:space="preserve"> aeronaves en forma simultánea.</w:t>
      </w:r>
    </w:p>
    <w:p w14:paraId="0C31E7E6" w14:textId="2B36550E" w:rsidR="004F190C" w:rsidRDefault="004F190C" w:rsidP="004F190C"/>
    <w:p w14:paraId="18DACBFA" w14:textId="1AA5A8B6" w:rsidR="004F190C" w:rsidRDefault="004F190C" w:rsidP="004F190C">
      <w:pPr>
        <w:pStyle w:val="Ttulo3"/>
      </w:pPr>
      <w:bookmarkStart w:id="156" w:name="_Toc132288545"/>
      <w:r>
        <w:t>UR-DBS-005</w:t>
      </w:r>
      <w:bookmarkEnd w:id="156"/>
    </w:p>
    <w:p w14:paraId="5E69B893" w14:textId="6449ADF5" w:rsidR="004F190C" w:rsidRDefault="00FF4C45" w:rsidP="00822382">
      <w:pPr>
        <w:jc w:val="both"/>
      </w:pPr>
      <w:r>
        <w:t xml:space="preserve">El DBS </w:t>
      </w:r>
      <w:commentRangeStart w:id="157"/>
      <w:commentRangeStart w:id="158"/>
      <w:r>
        <w:t>d</w:t>
      </w:r>
      <w:r w:rsidR="00D036E3" w:rsidRPr="00D036E3">
        <w:t xml:space="preserve">ebe permitir el registro de la progresión </w:t>
      </w:r>
      <w:commentRangeEnd w:id="157"/>
      <w:r w:rsidR="003E77C6">
        <w:rPr>
          <w:rStyle w:val="Refdecomentario"/>
        </w:rPr>
        <w:commentReference w:id="157"/>
      </w:r>
      <w:commentRangeEnd w:id="158"/>
      <w:r w:rsidR="000E56AC">
        <w:rPr>
          <w:rStyle w:val="Refdecomentario"/>
        </w:rPr>
        <w:commentReference w:id="158"/>
      </w:r>
      <w:r w:rsidR="00D036E3" w:rsidRPr="00D036E3">
        <w:t>de cada alumno en la base de datos respectiva.</w:t>
      </w:r>
    </w:p>
    <w:p w14:paraId="01C1A4FA" w14:textId="77777777" w:rsidR="00D036E3" w:rsidRDefault="00D036E3" w:rsidP="004F190C"/>
    <w:p w14:paraId="7B3FCEB6" w14:textId="79059DE6" w:rsidR="004F190C" w:rsidRDefault="004F190C" w:rsidP="004F190C">
      <w:pPr>
        <w:pStyle w:val="Ttulo3"/>
      </w:pPr>
      <w:bookmarkStart w:id="159" w:name="_Toc132288546"/>
      <w:r>
        <w:t>UR-DBS-006</w:t>
      </w:r>
      <w:bookmarkEnd w:id="159"/>
    </w:p>
    <w:p w14:paraId="01CB9C82" w14:textId="56E24A7B" w:rsidR="004F190C" w:rsidRDefault="00FF4C45" w:rsidP="004F190C">
      <w:commentRangeStart w:id="160"/>
      <w:commentRangeStart w:id="161"/>
      <w:commentRangeStart w:id="162"/>
      <w:r>
        <w:t>El DBS</w:t>
      </w:r>
      <w:r w:rsidR="00D036E3" w:rsidRPr="00D036E3">
        <w:t xml:space="preserve"> </w:t>
      </w:r>
      <w:commentRangeEnd w:id="160"/>
      <w:r w:rsidR="00CD57C4">
        <w:rPr>
          <w:rStyle w:val="Refdecomentario"/>
        </w:rPr>
        <w:commentReference w:id="160"/>
      </w:r>
      <w:commentRangeEnd w:id="161"/>
      <w:r w:rsidR="000E56AC">
        <w:rPr>
          <w:rStyle w:val="Refdecomentario"/>
        </w:rPr>
        <w:commentReference w:id="161"/>
      </w:r>
      <w:r w:rsidR="00D036E3" w:rsidRPr="00D036E3">
        <w:t xml:space="preserve">debe permitir replicar el turno </w:t>
      </w:r>
      <w:commentRangeEnd w:id="162"/>
      <w:r w:rsidR="000A14CC">
        <w:rPr>
          <w:rStyle w:val="Refdecomentario"/>
        </w:rPr>
        <w:commentReference w:id="162"/>
      </w:r>
      <w:r w:rsidR="00D036E3" w:rsidRPr="00D036E3">
        <w:t xml:space="preserve">de vuelo en el simulador de </w:t>
      </w:r>
      <w:commentRangeStart w:id="163"/>
      <w:r w:rsidR="00D036E3" w:rsidRPr="00D036E3">
        <w:t>vuelo</w:t>
      </w:r>
      <w:commentRangeEnd w:id="163"/>
      <w:r w:rsidR="00822382">
        <w:rPr>
          <w:rStyle w:val="Refdecomentario"/>
        </w:rPr>
        <w:commentReference w:id="163"/>
      </w:r>
      <w:r w:rsidR="00D036E3" w:rsidRPr="00D036E3">
        <w:t>.</w:t>
      </w:r>
    </w:p>
    <w:p w14:paraId="627DB164" w14:textId="0B0B2545" w:rsidR="00D036E3" w:rsidRDefault="00D036E3" w:rsidP="004F190C"/>
    <w:p w14:paraId="45A176AC" w14:textId="57008B76" w:rsidR="00D036E3" w:rsidRDefault="00D036E3" w:rsidP="004F190C"/>
    <w:p w14:paraId="2FEFBDD0" w14:textId="77777777" w:rsidR="00462F17" w:rsidRDefault="00462F17">
      <w:pPr>
        <w:rPr>
          <w:b/>
          <w:bCs/>
        </w:rPr>
      </w:pPr>
      <w:r>
        <w:br w:type="page"/>
      </w:r>
    </w:p>
    <w:p w14:paraId="4AF30F0D" w14:textId="02534938" w:rsidR="001C5937" w:rsidRDefault="001C5937" w:rsidP="001C5937">
      <w:pPr>
        <w:pStyle w:val="Ttulo2"/>
      </w:pPr>
      <w:bookmarkStart w:id="164" w:name="_Toc132288547"/>
      <w:r>
        <w:lastRenderedPageBreak/>
        <w:t>Sistema Seguimiento de Vuelo (TRK)</w:t>
      </w:r>
      <w:bookmarkEnd w:id="164"/>
    </w:p>
    <w:p w14:paraId="6DA28F53" w14:textId="1061630F" w:rsidR="001C5937" w:rsidRDefault="001C5937" w:rsidP="001C5937"/>
    <w:p w14:paraId="25EE7E76" w14:textId="56C0FD73" w:rsidR="001C5937" w:rsidRPr="001C5937" w:rsidRDefault="001C5937" w:rsidP="001C5937">
      <w:pPr>
        <w:pStyle w:val="Ttulo3"/>
      </w:pPr>
      <w:bookmarkStart w:id="165" w:name="_Toc132288548"/>
      <w:r w:rsidRPr="001C5937">
        <w:t>UR-TRK-001</w:t>
      </w:r>
      <w:bookmarkEnd w:id="165"/>
    </w:p>
    <w:p w14:paraId="311682F9" w14:textId="42503B62" w:rsidR="001C5937" w:rsidRPr="001C5937" w:rsidRDefault="00ED1EBD" w:rsidP="001C5937">
      <w:pPr>
        <w:pStyle w:val="NormalWeb"/>
        <w:rPr>
          <w:rFonts w:ascii="Arial" w:hAnsi="Arial" w:cs="Arial"/>
          <w:color w:val="000000"/>
          <w:sz w:val="22"/>
          <w:szCs w:val="22"/>
        </w:rPr>
      </w:pPr>
      <w:r>
        <w:rPr>
          <w:rFonts w:ascii="Arial" w:hAnsi="Arial" w:cs="Arial"/>
          <w:color w:val="000000"/>
          <w:sz w:val="22"/>
          <w:szCs w:val="22"/>
        </w:rPr>
        <w:t>El TRK d</w:t>
      </w:r>
      <w:r w:rsidR="001C5937" w:rsidRPr="001C5937">
        <w:rPr>
          <w:rFonts w:ascii="Arial" w:hAnsi="Arial" w:cs="Arial"/>
          <w:color w:val="000000"/>
          <w:sz w:val="22"/>
          <w:szCs w:val="22"/>
        </w:rPr>
        <w:t>ebe considerar, a</w:t>
      </w:r>
      <w:r w:rsidR="00822382">
        <w:rPr>
          <w:rFonts w:ascii="Arial" w:hAnsi="Arial" w:cs="Arial"/>
          <w:color w:val="000000"/>
          <w:sz w:val="22"/>
          <w:szCs w:val="22"/>
        </w:rPr>
        <w:t>l</w:t>
      </w:r>
      <w:r w:rsidR="001C5937" w:rsidRPr="001C5937">
        <w:rPr>
          <w:rFonts w:ascii="Arial" w:hAnsi="Arial" w:cs="Arial"/>
          <w:color w:val="000000"/>
          <w:sz w:val="22"/>
          <w:szCs w:val="22"/>
        </w:rPr>
        <w:t xml:space="preserve"> menos, 2 Estaciones de Control Terrestre.</w:t>
      </w:r>
    </w:p>
    <w:p w14:paraId="55190816" w14:textId="1BDB2539" w:rsidR="001C5937" w:rsidRPr="001C5937" w:rsidRDefault="001C5937" w:rsidP="001C5937">
      <w:pPr>
        <w:pStyle w:val="Ttulo3"/>
      </w:pPr>
      <w:bookmarkStart w:id="166" w:name="_Toc132288549"/>
      <w:r w:rsidRPr="001C5937">
        <w:t>UR-TRK-002</w:t>
      </w:r>
      <w:bookmarkEnd w:id="166"/>
    </w:p>
    <w:p w14:paraId="47AB63D9" w14:textId="246D692C" w:rsidR="001C5937" w:rsidRPr="001C5937" w:rsidRDefault="001C5937" w:rsidP="001C5937">
      <w:pPr>
        <w:pStyle w:val="NormalWeb"/>
        <w:jc w:val="both"/>
        <w:rPr>
          <w:rFonts w:ascii="Arial" w:hAnsi="Arial" w:cs="Arial"/>
          <w:color w:val="000000"/>
          <w:sz w:val="22"/>
          <w:szCs w:val="22"/>
        </w:rPr>
      </w:pPr>
      <w:commentRangeStart w:id="167"/>
      <w:r w:rsidRPr="001C5937">
        <w:rPr>
          <w:rFonts w:ascii="Arial" w:hAnsi="Arial" w:cs="Arial"/>
          <w:color w:val="000000"/>
          <w:sz w:val="22"/>
          <w:szCs w:val="22"/>
        </w:rPr>
        <w:t xml:space="preserve">El A/C </w:t>
      </w:r>
      <w:commentRangeEnd w:id="167"/>
      <w:r w:rsidR="000A14CC">
        <w:rPr>
          <w:rStyle w:val="Refdecomentario"/>
          <w:rFonts w:ascii="Arial" w:hAnsi="Arial" w:cs="Arial"/>
          <w:lang w:val="es-ES_tradnl" w:eastAsia="es-ES"/>
        </w:rPr>
        <w:commentReference w:id="167"/>
      </w:r>
      <w:r w:rsidRPr="001C5937">
        <w:rPr>
          <w:rFonts w:ascii="Arial" w:hAnsi="Arial" w:cs="Arial"/>
          <w:color w:val="000000"/>
          <w:sz w:val="22"/>
          <w:szCs w:val="22"/>
        </w:rPr>
        <w:t xml:space="preserve">debe ser capaz de </w:t>
      </w:r>
      <w:commentRangeStart w:id="168"/>
      <w:r w:rsidRPr="001C5937">
        <w:rPr>
          <w:rFonts w:ascii="Arial" w:hAnsi="Arial" w:cs="Arial"/>
          <w:color w:val="000000"/>
          <w:sz w:val="22"/>
          <w:szCs w:val="22"/>
        </w:rPr>
        <w:t>transmitir data</w:t>
      </w:r>
      <w:commentRangeEnd w:id="168"/>
      <w:r w:rsidR="00D3147C">
        <w:rPr>
          <w:rStyle w:val="Refdecomentario"/>
          <w:rFonts w:ascii="Arial" w:hAnsi="Arial" w:cs="Arial"/>
          <w:lang w:val="es-ES_tradnl" w:eastAsia="es-ES"/>
        </w:rPr>
        <w:commentReference w:id="168"/>
      </w:r>
      <w:r w:rsidRPr="001C5937">
        <w:rPr>
          <w:rFonts w:ascii="Arial" w:hAnsi="Arial" w:cs="Arial"/>
          <w:color w:val="000000"/>
          <w:sz w:val="22"/>
          <w:szCs w:val="22"/>
        </w:rPr>
        <w:t xml:space="preserve"> de posición</w:t>
      </w:r>
      <w:r w:rsidR="00FF4C45">
        <w:rPr>
          <w:rFonts w:ascii="Arial" w:hAnsi="Arial" w:cs="Arial"/>
          <w:color w:val="000000"/>
          <w:sz w:val="22"/>
          <w:szCs w:val="22"/>
        </w:rPr>
        <w:t>, altitud</w:t>
      </w:r>
      <w:r w:rsidRPr="001C5937">
        <w:rPr>
          <w:rFonts w:ascii="Arial" w:hAnsi="Arial" w:cs="Arial"/>
          <w:color w:val="000000"/>
          <w:sz w:val="22"/>
          <w:szCs w:val="22"/>
        </w:rPr>
        <w:t xml:space="preserve"> y parámetros de vuelo a las estaciones de control </w:t>
      </w:r>
      <w:commentRangeStart w:id="169"/>
      <w:r w:rsidRPr="001C5937">
        <w:rPr>
          <w:rFonts w:ascii="Arial" w:hAnsi="Arial" w:cs="Arial"/>
          <w:color w:val="000000"/>
          <w:sz w:val="22"/>
          <w:szCs w:val="22"/>
        </w:rPr>
        <w:t>terrestre</w:t>
      </w:r>
      <w:commentRangeEnd w:id="169"/>
      <w:r w:rsidR="00822382">
        <w:rPr>
          <w:rStyle w:val="Refdecomentario"/>
          <w:rFonts w:ascii="Arial" w:hAnsi="Arial" w:cs="Arial"/>
          <w:lang w:val="es-ES_tradnl" w:eastAsia="es-ES"/>
        </w:rPr>
        <w:commentReference w:id="169"/>
      </w:r>
      <w:r w:rsidRPr="001C5937">
        <w:rPr>
          <w:rFonts w:ascii="Arial" w:hAnsi="Arial" w:cs="Arial"/>
          <w:color w:val="000000"/>
          <w:sz w:val="22"/>
          <w:szCs w:val="22"/>
        </w:rPr>
        <w:t>.</w:t>
      </w:r>
    </w:p>
    <w:p w14:paraId="1D1C87C1" w14:textId="1EC23796" w:rsidR="001C5937" w:rsidRPr="001C5937" w:rsidRDefault="001C5937" w:rsidP="001C5937">
      <w:pPr>
        <w:pStyle w:val="Ttulo3"/>
      </w:pPr>
      <w:bookmarkStart w:id="170" w:name="_Toc132288550"/>
      <w:r w:rsidRPr="001C5937">
        <w:t>UR-TRK-003</w:t>
      </w:r>
      <w:bookmarkEnd w:id="170"/>
    </w:p>
    <w:p w14:paraId="15224A0F" w14:textId="1B02EB41" w:rsidR="001C5937" w:rsidRPr="001C5937" w:rsidRDefault="00FF4C45" w:rsidP="001C5937">
      <w:pPr>
        <w:pStyle w:val="NormalWeb"/>
        <w:jc w:val="both"/>
        <w:rPr>
          <w:rFonts w:ascii="Arial" w:hAnsi="Arial" w:cs="Arial"/>
          <w:color w:val="000000"/>
          <w:sz w:val="22"/>
          <w:szCs w:val="22"/>
        </w:rPr>
      </w:pPr>
      <w:r>
        <w:rPr>
          <w:rFonts w:ascii="Arial" w:hAnsi="Arial" w:cs="Arial"/>
          <w:color w:val="000000"/>
          <w:sz w:val="22"/>
          <w:szCs w:val="22"/>
        </w:rPr>
        <w:t>El TRK debe tener</w:t>
      </w:r>
      <w:r w:rsidR="001C5937" w:rsidRPr="001C5937">
        <w:rPr>
          <w:rFonts w:ascii="Arial" w:hAnsi="Arial" w:cs="Arial"/>
          <w:color w:val="000000"/>
          <w:sz w:val="22"/>
          <w:szCs w:val="22"/>
        </w:rPr>
        <w:t xml:space="preserve"> un radio de alcance que permita el seguimiento en tierra de toda operaci</w:t>
      </w:r>
      <w:r w:rsidR="001C5937">
        <w:rPr>
          <w:rFonts w:ascii="Arial" w:hAnsi="Arial" w:cs="Arial"/>
          <w:color w:val="000000"/>
          <w:sz w:val="22"/>
          <w:szCs w:val="22"/>
        </w:rPr>
        <w:t>ó</w:t>
      </w:r>
      <w:r w:rsidR="001C5937" w:rsidRPr="001C5937">
        <w:rPr>
          <w:rFonts w:ascii="Arial" w:hAnsi="Arial" w:cs="Arial"/>
          <w:color w:val="000000"/>
          <w:sz w:val="22"/>
          <w:szCs w:val="22"/>
        </w:rPr>
        <w:t xml:space="preserve">n de la aeronave, </w:t>
      </w:r>
      <w:commentRangeStart w:id="171"/>
      <w:r w:rsidR="001C5937" w:rsidRPr="001C5937">
        <w:rPr>
          <w:rFonts w:ascii="Arial" w:hAnsi="Arial" w:cs="Arial"/>
          <w:color w:val="000000"/>
          <w:sz w:val="22"/>
          <w:szCs w:val="22"/>
        </w:rPr>
        <w:t xml:space="preserve">sin límite de </w:t>
      </w:r>
      <w:commentRangeStart w:id="172"/>
      <w:r w:rsidR="001C5937" w:rsidRPr="001C5937">
        <w:rPr>
          <w:rFonts w:ascii="Arial" w:hAnsi="Arial" w:cs="Arial"/>
          <w:color w:val="000000"/>
          <w:sz w:val="22"/>
          <w:szCs w:val="22"/>
        </w:rPr>
        <w:t>distancia</w:t>
      </w:r>
      <w:commentRangeEnd w:id="172"/>
      <w:r w:rsidR="00822382">
        <w:rPr>
          <w:rStyle w:val="Refdecomentario"/>
          <w:rFonts w:ascii="Arial" w:hAnsi="Arial" w:cs="Arial"/>
          <w:lang w:val="es-ES_tradnl" w:eastAsia="es-ES"/>
        </w:rPr>
        <w:commentReference w:id="172"/>
      </w:r>
      <w:r w:rsidR="001C5937" w:rsidRPr="001C5937">
        <w:rPr>
          <w:rFonts w:ascii="Arial" w:hAnsi="Arial" w:cs="Arial"/>
          <w:color w:val="000000"/>
          <w:sz w:val="22"/>
          <w:szCs w:val="22"/>
        </w:rPr>
        <w:t>.</w:t>
      </w:r>
      <w:commentRangeEnd w:id="171"/>
      <w:r w:rsidR="00CD30F1">
        <w:rPr>
          <w:rStyle w:val="Refdecomentario"/>
          <w:rFonts w:ascii="Arial" w:hAnsi="Arial" w:cs="Arial"/>
          <w:lang w:val="es-ES_tradnl" w:eastAsia="es-ES"/>
        </w:rPr>
        <w:commentReference w:id="171"/>
      </w:r>
    </w:p>
    <w:p w14:paraId="4DFB115A" w14:textId="372843EA" w:rsidR="001C5937" w:rsidRPr="001C5937" w:rsidRDefault="001C5937" w:rsidP="001C5937">
      <w:pPr>
        <w:pStyle w:val="Ttulo3"/>
      </w:pPr>
      <w:bookmarkStart w:id="173" w:name="_Toc132288551"/>
      <w:r w:rsidRPr="001C5937">
        <w:t>UR-TRK-004</w:t>
      </w:r>
      <w:bookmarkEnd w:id="173"/>
    </w:p>
    <w:p w14:paraId="5F7FED33" w14:textId="5BAF80E7" w:rsidR="001C5937" w:rsidRPr="001C5937" w:rsidRDefault="001C5937" w:rsidP="001C5937">
      <w:pPr>
        <w:pStyle w:val="NormalWeb"/>
        <w:jc w:val="both"/>
        <w:rPr>
          <w:rFonts w:ascii="Arial" w:hAnsi="Arial" w:cs="Arial"/>
          <w:color w:val="000000"/>
          <w:sz w:val="22"/>
          <w:szCs w:val="22"/>
        </w:rPr>
      </w:pPr>
      <w:r w:rsidRPr="001C5937">
        <w:rPr>
          <w:rFonts w:ascii="Arial" w:hAnsi="Arial" w:cs="Arial"/>
          <w:color w:val="000000"/>
          <w:sz w:val="22"/>
          <w:szCs w:val="22"/>
        </w:rPr>
        <w:t xml:space="preserve">El seguimiento en tierra, debe poseer características de refresco de información similares a las del Sistema </w:t>
      </w:r>
      <w:commentRangeStart w:id="174"/>
      <w:proofErr w:type="spellStart"/>
      <w:r w:rsidRPr="001C5937">
        <w:rPr>
          <w:rFonts w:ascii="Arial" w:hAnsi="Arial" w:cs="Arial"/>
          <w:color w:val="000000"/>
          <w:sz w:val="22"/>
          <w:szCs w:val="22"/>
        </w:rPr>
        <w:t>Spidertrack</w:t>
      </w:r>
      <w:commentRangeEnd w:id="174"/>
      <w:proofErr w:type="spellEnd"/>
      <w:r w:rsidR="0028311E">
        <w:rPr>
          <w:rStyle w:val="Refdecomentario"/>
          <w:rFonts w:ascii="Arial" w:hAnsi="Arial" w:cs="Arial"/>
          <w:lang w:val="es-ES_tradnl" w:eastAsia="es-ES"/>
        </w:rPr>
        <w:commentReference w:id="174"/>
      </w:r>
      <w:r w:rsidR="00A06263">
        <w:rPr>
          <w:rFonts w:ascii="Arial" w:hAnsi="Arial" w:cs="Arial"/>
          <w:color w:val="000000"/>
          <w:sz w:val="22"/>
          <w:szCs w:val="22"/>
        </w:rPr>
        <w:t xml:space="preserve"> (van de los 15 segundos hasta los dos minutos)</w:t>
      </w:r>
    </w:p>
    <w:p w14:paraId="78D9DD59" w14:textId="2C33FF8D" w:rsidR="001C5937" w:rsidRPr="001C5937" w:rsidRDefault="001C5937" w:rsidP="001C5937">
      <w:pPr>
        <w:pStyle w:val="Ttulo3"/>
      </w:pPr>
      <w:bookmarkStart w:id="175" w:name="_Toc132288552"/>
      <w:r w:rsidRPr="001C5937">
        <w:t>UR-TRK-00</w:t>
      </w:r>
      <w:r w:rsidR="00FF4C45">
        <w:t>5</w:t>
      </w:r>
      <w:bookmarkEnd w:id="175"/>
    </w:p>
    <w:p w14:paraId="4056B888" w14:textId="7461864D" w:rsidR="001C5937" w:rsidRPr="001C5937" w:rsidRDefault="00FF4C45" w:rsidP="001C5937">
      <w:pPr>
        <w:pStyle w:val="NormalWeb"/>
        <w:rPr>
          <w:rFonts w:ascii="Arial" w:hAnsi="Arial" w:cs="Arial"/>
          <w:color w:val="000000"/>
          <w:sz w:val="22"/>
          <w:szCs w:val="22"/>
        </w:rPr>
      </w:pPr>
      <w:r>
        <w:rPr>
          <w:rFonts w:ascii="Arial" w:hAnsi="Arial" w:cs="Arial"/>
          <w:color w:val="000000"/>
          <w:sz w:val="22"/>
          <w:szCs w:val="22"/>
        </w:rPr>
        <w:t xml:space="preserve">El TRK </w:t>
      </w:r>
      <w:commentRangeStart w:id="176"/>
      <w:r>
        <w:rPr>
          <w:rFonts w:ascii="Arial" w:hAnsi="Arial" w:cs="Arial"/>
          <w:color w:val="000000"/>
          <w:sz w:val="22"/>
          <w:szCs w:val="22"/>
        </w:rPr>
        <w:t>b</w:t>
      </w:r>
      <w:r w:rsidR="001C5937" w:rsidRPr="001C5937">
        <w:rPr>
          <w:rFonts w:ascii="Arial" w:hAnsi="Arial" w:cs="Arial"/>
          <w:color w:val="000000"/>
          <w:sz w:val="22"/>
          <w:szCs w:val="22"/>
        </w:rPr>
        <w:t>ebe entregar alerta de alejamiento del plan de vuelo programado.</w:t>
      </w:r>
      <w:commentRangeEnd w:id="176"/>
      <w:r w:rsidR="00D3147C">
        <w:rPr>
          <w:rStyle w:val="Refdecomentario"/>
          <w:rFonts w:ascii="Arial" w:hAnsi="Arial" w:cs="Arial"/>
          <w:lang w:val="es-ES_tradnl" w:eastAsia="es-ES"/>
        </w:rPr>
        <w:commentReference w:id="176"/>
      </w:r>
    </w:p>
    <w:p w14:paraId="594E3DF8" w14:textId="5C6A2045" w:rsidR="001C5937" w:rsidRDefault="001C5937" w:rsidP="001C5937">
      <w:pPr>
        <w:pStyle w:val="Ttulo3"/>
      </w:pPr>
      <w:bookmarkStart w:id="177" w:name="_Toc132288553"/>
      <w:r w:rsidRPr="001C5937">
        <w:t>UR-TRK-00</w:t>
      </w:r>
      <w:r w:rsidR="00FF4C45">
        <w:t>6</w:t>
      </w:r>
      <w:bookmarkEnd w:id="177"/>
    </w:p>
    <w:p w14:paraId="59F20DED" w14:textId="2872FDAC" w:rsidR="001C5937" w:rsidRDefault="00FF4C45" w:rsidP="001C5937">
      <w:pPr>
        <w:pStyle w:val="NormalWeb"/>
        <w:rPr>
          <w:rFonts w:ascii="Arial" w:hAnsi="Arial" w:cs="Arial"/>
          <w:color w:val="000000"/>
          <w:sz w:val="22"/>
          <w:szCs w:val="22"/>
        </w:rPr>
      </w:pPr>
      <w:r>
        <w:rPr>
          <w:rFonts w:ascii="Arial" w:hAnsi="Arial" w:cs="Arial"/>
          <w:color w:val="000000"/>
          <w:sz w:val="22"/>
          <w:szCs w:val="22"/>
        </w:rPr>
        <w:t xml:space="preserve">El TRK </w:t>
      </w:r>
      <w:commentRangeStart w:id="178"/>
      <w:r>
        <w:rPr>
          <w:rFonts w:ascii="Arial" w:hAnsi="Arial" w:cs="Arial"/>
          <w:color w:val="000000"/>
          <w:sz w:val="22"/>
          <w:szCs w:val="22"/>
        </w:rPr>
        <w:t>d</w:t>
      </w:r>
      <w:r w:rsidR="001C5937" w:rsidRPr="001C5937">
        <w:rPr>
          <w:rFonts w:ascii="Arial" w:hAnsi="Arial" w:cs="Arial"/>
          <w:color w:val="000000"/>
          <w:sz w:val="22"/>
          <w:szCs w:val="22"/>
        </w:rPr>
        <w:t xml:space="preserve">ebe </w:t>
      </w:r>
      <w:r w:rsidR="00A06263">
        <w:rPr>
          <w:rFonts w:ascii="Arial" w:hAnsi="Arial" w:cs="Arial"/>
          <w:color w:val="000000"/>
          <w:sz w:val="22"/>
          <w:szCs w:val="22"/>
        </w:rPr>
        <w:t>comunicarse</w:t>
      </w:r>
      <w:r w:rsidR="001C5937" w:rsidRPr="001C5937">
        <w:rPr>
          <w:rFonts w:ascii="Arial" w:hAnsi="Arial" w:cs="Arial"/>
          <w:color w:val="000000"/>
          <w:sz w:val="22"/>
          <w:szCs w:val="22"/>
        </w:rPr>
        <w:t xml:space="preserve"> con el sistema de planificación de misión</w:t>
      </w:r>
      <w:r w:rsidR="00822382">
        <w:rPr>
          <w:rFonts w:ascii="Arial" w:hAnsi="Arial" w:cs="Arial"/>
          <w:color w:val="000000"/>
          <w:sz w:val="22"/>
          <w:szCs w:val="22"/>
        </w:rPr>
        <w:t xml:space="preserve"> (MPS)</w:t>
      </w:r>
      <w:r w:rsidR="001C5937">
        <w:rPr>
          <w:rFonts w:ascii="Arial" w:hAnsi="Arial" w:cs="Arial"/>
          <w:color w:val="000000"/>
          <w:sz w:val="22"/>
          <w:szCs w:val="22"/>
        </w:rPr>
        <w:t>.</w:t>
      </w:r>
      <w:commentRangeEnd w:id="178"/>
      <w:r w:rsidR="00FF5145">
        <w:rPr>
          <w:rStyle w:val="Refdecomentario"/>
          <w:rFonts w:ascii="Arial" w:hAnsi="Arial" w:cs="Arial"/>
          <w:lang w:val="es-ES_tradnl" w:eastAsia="es-ES"/>
        </w:rPr>
        <w:commentReference w:id="178"/>
      </w:r>
    </w:p>
    <w:p w14:paraId="6D8E39CE" w14:textId="6285DD6F" w:rsidR="00D163ED" w:rsidRDefault="00D163ED" w:rsidP="00D163ED">
      <w:pPr>
        <w:pStyle w:val="Ttulo3"/>
      </w:pPr>
      <w:bookmarkStart w:id="179" w:name="_Toc132288554"/>
      <w:r w:rsidRPr="001C5937">
        <w:t>UR-TRK-00</w:t>
      </w:r>
      <w:r w:rsidR="00FF4C45">
        <w:t>7</w:t>
      </w:r>
      <w:bookmarkEnd w:id="179"/>
    </w:p>
    <w:p w14:paraId="54481D05" w14:textId="46CBECE8" w:rsidR="00D163ED" w:rsidRPr="001C5937" w:rsidRDefault="00FF4C45" w:rsidP="001C5937">
      <w:pPr>
        <w:pStyle w:val="NormalWeb"/>
        <w:rPr>
          <w:rFonts w:ascii="Arial" w:hAnsi="Arial" w:cs="Arial"/>
          <w:color w:val="000000"/>
          <w:sz w:val="22"/>
          <w:szCs w:val="22"/>
        </w:rPr>
      </w:pPr>
      <w:r>
        <w:rPr>
          <w:rFonts w:ascii="Arial" w:hAnsi="Arial" w:cs="Arial"/>
          <w:color w:val="000000"/>
          <w:sz w:val="22"/>
          <w:szCs w:val="22"/>
        </w:rPr>
        <w:t>El TRK d</w:t>
      </w:r>
      <w:r w:rsidR="002D609C">
        <w:rPr>
          <w:rFonts w:ascii="Arial" w:hAnsi="Arial" w:cs="Arial"/>
          <w:color w:val="000000"/>
          <w:sz w:val="22"/>
          <w:szCs w:val="22"/>
        </w:rPr>
        <w:t>ebe ser transportable.</w:t>
      </w:r>
    </w:p>
    <w:p w14:paraId="2F25F63C" w14:textId="77777777" w:rsidR="003A6F40" w:rsidRDefault="003A6F40" w:rsidP="001C5937"/>
    <w:p w14:paraId="24AE38D9" w14:textId="77777777" w:rsidR="00462F17" w:rsidRDefault="00462F17">
      <w:pPr>
        <w:rPr>
          <w:b/>
          <w:bCs/>
        </w:rPr>
      </w:pPr>
      <w:r>
        <w:br w:type="page"/>
      </w:r>
    </w:p>
    <w:p w14:paraId="62CF95D8" w14:textId="2BC2F1D6" w:rsidR="00E74B27" w:rsidRDefault="00E74B27" w:rsidP="00E74B27">
      <w:pPr>
        <w:pStyle w:val="Ttulo2"/>
      </w:pPr>
      <w:bookmarkStart w:id="180" w:name="_Toc132288555"/>
      <w:r>
        <w:lastRenderedPageBreak/>
        <w:t>Sistema de instrucción de operadores y mantenedores (SOM)</w:t>
      </w:r>
      <w:bookmarkEnd w:id="180"/>
    </w:p>
    <w:p w14:paraId="599320F6" w14:textId="77777777" w:rsidR="00E74B27" w:rsidRDefault="00E74B27" w:rsidP="00781920">
      <w:pPr>
        <w:pStyle w:val="Ttulo3"/>
      </w:pPr>
      <w:bookmarkStart w:id="181" w:name="_Toc132288556"/>
      <w:r>
        <w:t>UR-SOM-001</w:t>
      </w:r>
      <w:bookmarkEnd w:id="181"/>
    </w:p>
    <w:p w14:paraId="4AF2DDB1" w14:textId="184C4990" w:rsidR="00E74B27" w:rsidRDefault="000E56AC" w:rsidP="00781920">
      <w:pPr>
        <w:jc w:val="both"/>
      </w:pPr>
      <w:r>
        <w:t xml:space="preserve">El SOM </w:t>
      </w:r>
      <w:commentRangeStart w:id="182"/>
      <w:commentRangeStart w:id="183"/>
      <w:r>
        <w:t>d</w:t>
      </w:r>
      <w:r w:rsidR="00E74B27">
        <w:t xml:space="preserve">ebe estar concebido </w:t>
      </w:r>
      <w:commentRangeEnd w:id="182"/>
      <w:r w:rsidR="00F463ED">
        <w:rPr>
          <w:rStyle w:val="Refdecomentario"/>
        </w:rPr>
        <w:commentReference w:id="182"/>
      </w:r>
      <w:commentRangeEnd w:id="183"/>
      <w:r>
        <w:rPr>
          <w:rStyle w:val="Refdecomentario"/>
        </w:rPr>
        <w:commentReference w:id="183"/>
      </w:r>
      <w:r w:rsidR="00E74B27">
        <w:t xml:space="preserve">tanto para las tripulaciones, como para el personal de </w:t>
      </w:r>
      <w:commentRangeStart w:id="184"/>
      <w:commentRangeStart w:id="185"/>
      <w:r w:rsidR="00E74B27">
        <w:t>mantenimiento</w:t>
      </w:r>
      <w:commentRangeEnd w:id="184"/>
      <w:r w:rsidR="00822382">
        <w:rPr>
          <w:rStyle w:val="Refdecomentario"/>
        </w:rPr>
        <w:commentReference w:id="184"/>
      </w:r>
      <w:commentRangeEnd w:id="185"/>
      <w:r w:rsidR="00E81E0B">
        <w:rPr>
          <w:rStyle w:val="Refdecomentario"/>
        </w:rPr>
        <w:commentReference w:id="185"/>
      </w:r>
      <w:r w:rsidR="00E74B27">
        <w:t>.</w:t>
      </w:r>
    </w:p>
    <w:p w14:paraId="622FADB5" w14:textId="77777777" w:rsidR="00E74B27" w:rsidRDefault="00E74B27" w:rsidP="00E74B27"/>
    <w:p w14:paraId="3032D057" w14:textId="77777777" w:rsidR="00E74B27" w:rsidRDefault="00E74B27" w:rsidP="00781920">
      <w:pPr>
        <w:pStyle w:val="Ttulo3"/>
      </w:pPr>
      <w:bookmarkStart w:id="186" w:name="_Toc132288557"/>
      <w:r>
        <w:t>UR-SOM-002</w:t>
      </w:r>
      <w:bookmarkEnd w:id="186"/>
    </w:p>
    <w:p w14:paraId="5A27F3DC" w14:textId="41AEE584" w:rsidR="00E74B27" w:rsidRDefault="000E56AC" w:rsidP="00781920">
      <w:pPr>
        <w:jc w:val="both"/>
      </w:pPr>
      <w:r>
        <w:t>El SOM d</w:t>
      </w:r>
      <w:r w:rsidR="00E74B27">
        <w:t>ebe hacer uso intensivo de recursos y capacidades de Realidad Virtual, Aumentada y/o Mixta.</w:t>
      </w:r>
    </w:p>
    <w:p w14:paraId="49C32978" w14:textId="77777777" w:rsidR="00E74B27" w:rsidRDefault="00E74B27" w:rsidP="00E74B27"/>
    <w:p w14:paraId="63A0FF8A" w14:textId="77777777" w:rsidR="00E74B27" w:rsidRDefault="00E74B27" w:rsidP="00781920">
      <w:pPr>
        <w:pStyle w:val="Ttulo3"/>
      </w:pPr>
      <w:bookmarkStart w:id="187" w:name="_Toc132288558"/>
      <w:r>
        <w:t>UR-SOM-003</w:t>
      </w:r>
      <w:bookmarkEnd w:id="187"/>
    </w:p>
    <w:p w14:paraId="5F1AC5AC" w14:textId="6DA7C860" w:rsidR="00E74B27" w:rsidRDefault="000E56AC" w:rsidP="00E74B27">
      <w:r>
        <w:t>El SOM d</w:t>
      </w:r>
      <w:r w:rsidR="00E74B27">
        <w:t>ebe disponer, al menos, de los siguientes módulos:</w:t>
      </w:r>
    </w:p>
    <w:p w14:paraId="211E3299" w14:textId="77777777" w:rsidR="00E74B27" w:rsidRDefault="00E74B27" w:rsidP="00E74B27"/>
    <w:p w14:paraId="1E87ECA1" w14:textId="40DC3416" w:rsidR="00E74B27" w:rsidRDefault="00E74B27" w:rsidP="00781920">
      <w:pPr>
        <w:pStyle w:val="Prrafodelista"/>
        <w:numPr>
          <w:ilvl w:val="0"/>
          <w:numId w:val="7"/>
        </w:numPr>
      </w:pPr>
      <w:r>
        <w:t>Clases Teóricas.</w:t>
      </w:r>
    </w:p>
    <w:p w14:paraId="5F8D962E" w14:textId="77777777" w:rsidR="00E74B27" w:rsidRDefault="00E74B27" w:rsidP="00E74B27"/>
    <w:p w14:paraId="55C75DAB" w14:textId="4CAD2405" w:rsidR="00E74B27" w:rsidRDefault="00E74B27" w:rsidP="00781920">
      <w:pPr>
        <w:pStyle w:val="Prrafodelista"/>
        <w:numPr>
          <w:ilvl w:val="0"/>
          <w:numId w:val="7"/>
        </w:numPr>
      </w:pPr>
      <w:r>
        <w:t>Clases de Ingeniería de la aeronave</w:t>
      </w:r>
    </w:p>
    <w:p w14:paraId="5C6145BB" w14:textId="77777777" w:rsidR="00E74B27" w:rsidRDefault="00E74B27" w:rsidP="00E74B27"/>
    <w:p w14:paraId="1ABD0442" w14:textId="1CF52B18" w:rsidR="00E74B27" w:rsidRDefault="00E74B27" w:rsidP="00781920">
      <w:pPr>
        <w:pStyle w:val="Prrafodelista"/>
        <w:numPr>
          <w:ilvl w:val="0"/>
          <w:numId w:val="7"/>
        </w:numPr>
      </w:pPr>
      <w:r>
        <w:t>Clases de Performance de Vuelo de la aeronave</w:t>
      </w:r>
    </w:p>
    <w:p w14:paraId="60590BFA" w14:textId="77777777" w:rsidR="00E74B27" w:rsidRDefault="00E74B27" w:rsidP="00E74B27"/>
    <w:p w14:paraId="408F4649" w14:textId="7DD53A83" w:rsidR="00E74B27" w:rsidRDefault="00E74B27" w:rsidP="00781920">
      <w:pPr>
        <w:pStyle w:val="Prrafodelista"/>
        <w:numPr>
          <w:ilvl w:val="0"/>
          <w:numId w:val="7"/>
        </w:numPr>
      </w:pPr>
      <w:r>
        <w:t>Clases de Procedimientos Normales y de Emergencia de</w:t>
      </w:r>
      <w:r w:rsidR="00781920">
        <w:t xml:space="preserve"> </w:t>
      </w:r>
      <w:r>
        <w:t>Operación.</w:t>
      </w:r>
    </w:p>
    <w:p w14:paraId="538837FC" w14:textId="77777777" w:rsidR="00E74B27" w:rsidRDefault="00E74B27" w:rsidP="00E74B27"/>
    <w:p w14:paraId="5D62963C" w14:textId="268A0CE4" w:rsidR="00E74B27" w:rsidRDefault="00E74B27" w:rsidP="00781920">
      <w:pPr>
        <w:pStyle w:val="Prrafodelista"/>
        <w:numPr>
          <w:ilvl w:val="0"/>
          <w:numId w:val="8"/>
        </w:numPr>
      </w:pPr>
      <w:r>
        <w:t xml:space="preserve">Clases de tareas de mantenimiento de niveles Orgánico, </w:t>
      </w:r>
      <w:r w:rsidR="00781920">
        <w:t>intermedio</w:t>
      </w:r>
      <w:r>
        <w:t xml:space="preserve"> y Depósito</w:t>
      </w:r>
    </w:p>
    <w:p w14:paraId="10756873" w14:textId="77777777" w:rsidR="00781920" w:rsidRDefault="00781920" w:rsidP="00781920">
      <w:pPr>
        <w:pStyle w:val="Prrafodelista"/>
      </w:pPr>
    </w:p>
    <w:p w14:paraId="450CA07B" w14:textId="78C74ECA" w:rsidR="00781920" w:rsidRDefault="00781920" w:rsidP="00781920"/>
    <w:p w14:paraId="709C4705" w14:textId="77777777" w:rsidR="00781920" w:rsidRDefault="00781920" w:rsidP="00781920">
      <w:pPr>
        <w:pStyle w:val="Ttulo3"/>
      </w:pPr>
      <w:bookmarkStart w:id="188" w:name="_Toc132288559"/>
      <w:r>
        <w:t>UR-SOM-004</w:t>
      </w:r>
      <w:bookmarkEnd w:id="188"/>
    </w:p>
    <w:p w14:paraId="439791E1" w14:textId="58BEF965" w:rsidR="00781920" w:rsidRDefault="000E56AC" w:rsidP="00781920">
      <w:pPr>
        <w:jc w:val="both"/>
      </w:pPr>
      <w:r>
        <w:t>El SOM d</w:t>
      </w:r>
      <w:r w:rsidR="00781920">
        <w:t xml:space="preserve">ebe tener la capacidad de presentar la data en forma de realidad aumentada, en pantallas, visores y </w:t>
      </w:r>
      <w:proofErr w:type="spellStart"/>
      <w:r w:rsidR="00781920">
        <w:t>tablets</w:t>
      </w:r>
      <w:proofErr w:type="spellEnd"/>
      <w:r w:rsidR="00781920">
        <w:t>.</w:t>
      </w:r>
    </w:p>
    <w:p w14:paraId="28C441BA" w14:textId="77777777" w:rsidR="00781920" w:rsidRDefault="00781920" w:rsidP="00781920"/>
    <w:p w14:paraId="11A60667" w14:textId="77777777" w:rsidR="00781920" w:rsidRDefault="00781920" w:rsidP="00781920">
      <w:pPr>
        <w:pStyle w:val="Ttulo3"/>
      </w:pPr>
      <w:bookmarkStart w:id="189" w:name="_Toc132288560"/>
      <w:commentRangeStart w:id="190"/>
      <w:r>
        <w:t>UR-SOM-005</w:t>
      </w:r>
      <w:commentRangeEnd w:id="190"/>
      <w:r w:rsidR="00DC7900">
        <w:rPr>
          <w:rStyle w:val="Refdecomentario"/>
          <w:b w:val="0"/>
          <w:bCs w:val="0"/>
          <w:spacing w:val="0"/>
        </w:rPr>
        <w:commentReference w:id="190"/>
      </w:r>
      <w:bookmarkEnd w:id="189"/>
    </w:p>
    <w:p w14:paraId="11269F09" w14:textId="31726E89" w:rsidR="00781920" w:rsidRDefault="000E56AC" w:rsidP="00781920">
      <w:r>
        <w:t xml:space="preserve">El SOM </w:t>
      </w:r>
      <w:commentRangeStart w:id="191"/>
      <w:commentRangeStart w:id="192"/>
      <w:r>
        <w:t>d</w:t>
      </w:r>
      <w:r w:rsidR="00781920">
        <w:t xml:space="preserve">ebe ser compatible con </w:t>
      </w:r>
      <w:proofErr w:type="spellStart"/>
      <w:r w:rsidR="00781920">
        <w:t>tablets</w:t>
      </w:r>
      <w:proofErr w:type="spellEnd"/>
      <w:r w:rsidR="00781920">
        <w:t xml:space="preserve"> de uso personal.</w:t>
      </w:r>
      <w:commentRangeEnd w:id="191"/>
      <w:r w:rsidR="00F463ED">
        <w:rPr>
          <w:rStyle w:val="Refdecomentario"/>
        </w:rPr>
        <w:commentReference w:id="191"/>
      </w:r>
      <w:commentRangeEnd w:id="192"/>
      <w:r>
        <w:rPr>
          <w:rStyle w:val="Refdecomentario"/>
        </w:rPr>
        <w:commentReference w:id="192"/>
      </w:r>
    </w:p>
    <w:p w14:paraId="0967E9D2" w14:textId="7281DD5A" w:rsidR="0051476A" w:rsidRDefault="0051476A" w:rsidP="00781920"/>
    <w:p w14:paraId="6975D14F" w14:textId="501FC446" w:rsidR="0051476A" w:rsidRDefault="0051476A" w:rsidP="0051476A">
      <w:pPr>
        <w:pStyle w:val="Ttulo3"/>
      </w:pPr>
      <w:bookmarkStart w:id="193" w:name="_Toc132288561"/>
      <w:r>
        <w:t>UR-SOM-006</w:t>
      </w:r>
      <w:bookmarkEnd w:id="193"/>
    </w:p>
    <w:p w14:paraId="6DB9A1BF" w14:textId="7BC814AE" w:rsidR="0051476A" w:rsidRPr="0051476A" w:rsidRDefault="0083258F" w:rsidP="0051476A">
      <w:r>
        <w:t>El SOM debe ser transportable.</w:t>
      </w:r>
    </w:p>
    <w:p w14:paraId="7B15AB25" w14:textId="77777777" w:rsidR="0051476A" w:rsidRPr="00E74B27" w:rsidRDefault="0051476A" w:rsidP="00781920"/>
    <w:p w14:paraId="667ADB9E" w14:textId="294C37B6" w:rsidR="00A633FD" w:rsidRDefault="00A633FD">
      <w:r>
        <w:br w:type="page"/>
      </w:r>
    </w:p>
    <w:p w14:paraId="16782C2B" w14:textId="6F8B69CC" w:rsidR="00A633FD" w:rsidRDefault="00781920" w:rsidP="00781920">
      <w:pPr>
        <w:pStyle w:val="Ttulo2"/>
      </w:pPr>
      <w:bookmarkStart w:id="194" w:name="_Toc132288562"/>
      <w:r>
        <w:lastRenderedPageBreak/>
        <w:t xml:space="preserve">Sistema de </w:t>
      </w:r>
      <w:r w:rsidR="009B210A">
        <w:t>Centro de Datos (CD</w:t>
      </w:r>
      <w:r w:rsidR="008704C2">
        <w:t>A</w:t>
      </w:r>
      <w:r w:rsidR="009B210A">
        <w:t>)</w:t>
      </w:r>
      <w:bookmarkEnd w:id="194"/>
    </w:p>
    <w:p w14:paraId="314241A2" w14:textId="481ABAAD" w:rsidR="00781920" w:rsidRDefault="00781920" w:rsidP="00781920">
      <w:pPr>
        <w:pStyle w:val="Ttulo3"/>
      </w:pPr>
      <w:bookmarkStart w:id="195" w:name="_Toc132288563"/>
      <w:r>
        <w:t>UR-</w:t>
      </w:r>
      <w:r w:rsidR="009B210A">
        <w:t>CD</w:t>
      </w:r>
      <w:r w:rsidR="008704C2">
        <w:t>A</w:t>
      </w:r>
      <w:r>
        <w:t>-001</w:t>
      </w:r>
      <w:bookmarkEnd w:id="195"/>
    </w:p>
    <w:p w14:paraId="5251E05C" w14:textId="79F99416" w:rsidR="00781920" w:rsidRDefault="009B210A" w:rsidP="00781920">
      <w:pPr>
        <w:jc w:val="both"/>
      </w:pPr>
      <w:r>
        <w:t>El CD</w:t>
      </w:r>
      <w:r w:rsidR="008704C2">
        <w:t>A</w:t>
      </w:r>
      <w:r>
        <w:t xml:space="preserve"> d</w:t>
      </w:r>
      <w:r w:rsidRPr="00961901">
        <w:t xml:space="preserve">ebe </w:t>
      </w:r>
      <w:r>
        <w:t>permitir administrar en forma centralizada los servicios asociados a cada uno de los periféricos del nuevo sistema de instrucción de vuelo</w:t>
      </w:r>
      <w:r w:rsidR="00781920">
        <w:t>.</w:t>
      </w:r>
    </w:p>
    <w:p w14:paraId="2A18FA45" w14:textId="77777777" w:rsidR="00781920" w:rsidRDefault="00781920" w:rsidP="00781920"/>
    <w:p w14:paraId="4CE4C417" w14:textId="58484599" w:rsidR="00781920" w:rsidRDefault="00781920" w:rsidP="00781920">
      <w:pPr>
        <w:pStyle w:val="Ttulo3"/>
      </w:pPr>
      <w:bookmarkStart w:id="196" w:name="_Toc132288564"/>
      <w:r>
        <w:t>UR-</w:t>
      </w:r>
      <w:r w:rsidR="009B210A">
        <w:t>CD</w:t>
      </w:r>
      <w:r w:rsidR="008704C2">
        <w:t>A</w:t>
      </w:r>
      <w:r w:rsidR="009B210A">
        <w:t>-</w:t>
      </w:r>
      <w:r>
        <w:t>002</w:t>
      </w:r>
      <w:bookmarkEnd w:id="196"/>
    </w:p>
    <w:p w14:paraId="1B460289" w14:textId="4D47CE15" w:rsidR="009B210A" w:rsidRDefault="00D34773" w:rsidP="009B210A">
      <w:pPr>
        <w:jc w:val="both"/>
      </w:pPr>
      <w:commentRangeStart w:id="197"/>
      <w:r>
        <w:t>El CD</w:t>
      </w:r>
      <w:r w:rsidR="008704C2">
        <w:t>A</w:t>
      </w:r>
      <w:r w:rsidR="009B210A">
        <w:t xml:space="preserve"> </w:t>
      </w:r>
      <w:commentRangeEnd w:id="197"/>
      <w:r w:rsidR="009F6295">
        <w:rPr>
          <w:rStyle w:val="Refdecomentario"/>
        </w:rPr>
        <w:commentReference w:id="197"/>
      </w:r>
      <w:r w:rsidR="009B210A">
        <w:t xml:space="preserve">debe contar con un servidor y con todos los </w:t>
      </w:r>
      <w:commentRangeStart w:id="198"/>
      <w:commentRangeStart w:id="199"/>
      <w:r w:rsidR="009B210A">
        <w:t xml:space="preserve">dispositivos/archivos de seguridad requeridos para </w:t>
      </w:r>
      <w:commentRangeStart w:id="200"/>
      <w:r w:rsidR="009B210A">
        <w:t xml:space="preserve">un correcto </w:t>
      </w:r>
      <w:commentRangeEnd w:id="198"/>
      <w:r w:rsidR="00F463ED">
        <w:rPr>
          <w:rStyle w:val="Refdecomentario"/>
        </w:rPr>
        <w:commentReference w:id="198"/>
      </w:r>
      <w:commentRangeEnd w:id="199"/>
      <w:r>
        <w:rPr>
          <w:rStyle w:val="Refdecomentario"/>
        </w:rPr>
        <w:commentReference w:id="199"/>
      </w:r>
      <w:r w:rsidR="009B210A">
        <w:t>y seguro funcionamiento</w:t>
      </w:r>
      <w:commentRangeEnd w:id="200"/>
      <w:r w:rsidR="00FC4D94">
        <w:rPr>
          <w:rStyle w:val="Refdecomentario"/>
        </w:rPr>
        <w:commentReference w:id="200"/>
      </w:r>
      <w:r w:rsidR="009B210A">
        <w:t>.</w:t>
      </w:r>
    </w:p>
    <w:p w14:paraId="1D0F66AE" w14:textId="77777777" w:rsidR="00781920" w:rsidRDefault="00781920" w:rsidP="00781920"/>
    <w:p w14:paraId="4B8C53EA" w14:textId="711E2D52" w:rsidR="00781920" w:rsidRDefault="00781920" w:rsidP="00781920">
      <w:pPr>
        <w:pStyle w:val="Ttulo3"/>
      </w:pPr>
      <w:bookmarkStart w:id="201" w:name="_Toc132288565"/>
      <w:r>
        <w:t>UR</w:t>
      </w:r>
      <w:r w:rsidR="009B210A">
        <w:t>-CD</w:t>
      </w:r>
      <w:r w:rsidR="008704C2">
        <w:t>A</w:t>
      </w:r>
      <w:r>
        <w:t>-003</w:t>
      </w:r>
      <w:bookmarkEnd w:id="201"/>
    </w:p>
    <w:p w14:paraId="72E2DDAD" w14:textId="329B2A21" w:rsidR="00781920" w:rsidRDefault="00D34773" w:rsidP="00781920">
      <w:pPr>
        <w:jc w:val="both"/>
      </w:pPr>
      <w:commentRangeStart w:id="202"/>
      <w:commentRangeStart w:id="203"/>
      <w:commentRangeStart w:id="204"/>
      <w:r>
        <w:t>El CD</w:t>
      </w:r>
      <w:r w:rsidR="008704C2">
        <w:t>A</w:t>
      </w:r>
      <w:r w:rsidR="00781920">
        <w:t xml:space="preserve"> </w:t>
      </w:r>
      <w:commentRangeEnd w:id="202"/>
      <w:r w:rsidR="009F6295">
        <w:rPr>
          <w:rStyle w:val="Refdecomentario"/>
        </w:rPr>
        <w:commentReference w:id="202"/>
      </w:r>
      <w:r w:rsidR="00046170">
        <w:t xml:space="preserve">deberá contar con un sistema </w:t>
      </w:r>
      <w:commentRangeStart w:id="205"/>
      <w:r w:rsidR="00046170">
        <w:t>de respaldo</w:t>
      </w:r>
      <w:r w:rsidR="00781920">
        <w:t>.</w:t>
      </w:r>
      <w:commentRangeEnd w:id="203"/>
      <w:r w:rsidR="00F463ED">
        <w:rPr>
          <w:rStyle w:val="Refdecomentario"/>
        </w:rPr>
        <w:commentReference w:id="203"/>
      </w:r>
      <w:commentRangeEnd w:id="204"/>
      <w:r>
        <w:rPr>
          <w:rStyle w:val="Refdecomentario"/>
        </w:rPr>
        <w:commentReference w:id="204"/>
      </w:r>
      <w:commentRangeEnd w:id="205"/>
      <w:r w:rsidR="00FC4D94">
        <w:rPr>
          <w:rStyle w:val="Refdecomentario"/>
        </w:rPr>
        <w:commentReference w:id="205"/>
      </w:r>
    </w:p>
    <w:p w14:paraId="045F2618" w14:textId="77777777" w:rsidR="00781920" w:rsidRDefault="00781920" w:rsidP="00781920"/>
    <w:p w14:paraId="7B6DCCEB" w14:textId="5DE96A31" w:rsidR="00781920" w:rsidRDefault="00781920" w:rsidP="00781920">
      <w:pPr>
        <w:pStyle w:val="Ttulo3"/>
      </w:pPr>
      <w:bookmarkStart w:id="206" w:name="_Toc132288566"/>
      <w:r>
        <w:t>UR-</w:t>
      </w:r>
      <w:r w:rsidR="007201D1">
        <w:t>CD</w:t>
      </w:r>
      <w:r w:rsidR="008704C2">
        <w:t>A</w:t>
      </w:r>
      <w:r>
        <w:t>-004</w:t>
      </w:r>
      <w:bookmarkEnd w:id="206"/>
    </w:p>
    <w:p w14:paraId="51451E17" w14:textId="32062D6F" w:rsidR="00781920" w:rsidRDefault="00D34773" w:rsidP="00781920">
      <w:pPr>
        <w:jc w:val="both"/>
      </w:pPr>
      <w:commentRangeStart w:id="207"/>
      <w:r>
        <w:t>El CD</w:t>
      </w:r>
      <w:r w:rsidR="008704C2">
        <w:t>A</w:t>
      </w:r>
      <w:r w:rsidR="00781920">
        <w:t xml:space="preserve"> </w:t>
      </w:r>
      <w:commentRangeEnd w:id="207"/>
      <w:r w:rsidR="009F6295">
        <w:rPr>
          <w:rStyle w:val="Refdecomentario"/>
        </w:rPr>
        <w:commentReference w:id="207"/>
      </w:r>
      <w:r w:rsidR="00781920">
        <w:t xml:space="preserve">deberá </w:t>
      </w:r>
      <w:r w:rsidR="00046170">
        <w:t>contar con un sistema de respaldo de energía.</w:t>
      </w:r>
    </w:p>
    <w:p w14:paraId="63A03B1C" w14:textId="77777777" w:rsidR="00781920" w:rsidRDefault="00781920" w:rsidP="00781920"/>
    <w:p w14:paraId="5090182F" w14:textId="16A0883E" w:rsidR="00781920" w:rsidRDefault="00781920" w:rsidP="00781920">
      <w:pPr>
        <w:pStyle w:val="Ttulo3"/>
      </w:pPr>
      <w:bookmarkStart w:id="208" w:name="_Toc132288567"/>
      <w:r>
        <w:t>UR-</w:t>
      </w:r>
      <w:r w:rsidR="007201D1">
        <w:t>CD</w:t>
      </w:r>
      <w:r w:rsidR="008704C2">
        <w:t>A</w:t>
      </w:r>
      <w:r>
        <w:t>-005</w:t>
      </w:r>
      <w:bookmarkEnd w:id="208"/>
    </w:p>
    <w:p w14:paraId="2B8E665D" w14:textId="3C83121B" w:rsidR="00781920" w:rsidRDefault="00781920" w:rsidP="00130050">
      <w:pPr>
        <w:jc w:val="both"/>
      </w:pPr>
      <w:commentRangeStart w:id="209"/>
      <w:commentRangeStart w:id="210"/>
      <w:r>
        <w:t>E</w:t>
      </w:r>
      <w:commentRangeStart w:id="211"/>
      <w:r w:rsidR="00D34773">
        <w:t>l CD</w:t>
      </w:r>
      <w:r w:rsidR="008704C2">
        <w:t>A</w:t>
      </w:r>
      <w:r>
        <w:t xml:space="preserve"> </w:t>
      </w:r>
      <w:commentRangeEnd w:id="211"/>
      <w:r w:rsidR="009F6295">
        <w:rPr>
          <w:rStyle w:val="Refdecomentario"/>
        </w:rPr>
        <w:commentReference w:id="211"/>
      </w:r>
      <w:r>
        <w:t xml:space="preserve">deberá permitir </w:t>
      </w:r>
      <w:r w:rsidR="00046170">
        <w:t>el acceso de los usuarios a través de un portal web</w:t>
      </w:r>
      <w:commentRangeEnd w:id="209"/>
      <w:r w:rsidR="000707E4">
        <w:rPr>
          <w:rStyle w:val="Refdecomentario"/>
        </w:rPr>
        <w:commentReference w:id="209"/>
      </w:r>
      <w:commentRangeEnd w:id="210"/>
      <w:r w:rsidR="00D34773">
        <w:rPr>
          <w:rStyle w:val="Refdecomentario"/>
        </w:rPr>
        <w:commentReference w:id="210"/>
      </w:r>
      <w:r w:rsidR="00046170">
        <w:t>.</w:t>
      </w:r>
    </w:p>
    <w:p w14:paraId="350C3F29" w14:textId="31DFE183" w:rsidR="00781920" w:rsidRDefault="00781920" w:rsidP="00781920"/>
    <w:p w14:paraId="662E9F96" w14:textId="25AD30E2" w:rsidR="00B7652F" w:rsidRDefault="00B7652F" w:rsidP="00781920">
      <w:pPr>
        <w:jc w:val="both"/>
      </w:pPr>
    </w:p>
    <w:p w14:paraId="651D56B0" w14:textId="77777777" w:rsidR="00462F17" w:rsidRDefault="00462F17">
      <w:pPr>
        <w:rPr>
          <w:b/>
          <w:bCs/>
        </w:rPr>
      </w:pPr>
      <w:r>
        <w:br w:type="page"/>
      </w:r>
    </w:p>
    <w:p w14:paraId="00391D74" w14:textId="0561C6B2" w:rsidR="00B7652F" w:rsidRDefault="00AE454E" w:rsidP="00AE454E">
      <w:pPr>
        <w:pStyle w:val="Ttulo2"/>
      </w:pPr>
      <w:bookmarkStart w:id="212" w:name="_Toc132288568"/>
      <w:r>
        <w:lastRenderedPageBreak/>
        <w:t>Sistema Gestión de Ordenes Técnicas (SOT)</w:t>
      </w:r>
      <w:bookmarkEnd w:id="212"/>
    </w:p>
    <w:p w14:paraId="6BD1BAB1" w14:textId="77777777" w:rsidR="00AE454E" w:rsidRDefault="00AE454E" w:rsidP="00AE454E">
      <w:pPr>
        <w:pStyle w:val="Ttulo3"/>
      </w:pPr>
      <w:bookmarkStart w:id="213" w:name="_Toc132288569"/>
      <w:r>
        <w:t>UR-SOT-001</w:t>
      </w:r>
      <w:bookmarkEnd w:id="213"/>
    </w:p>
    <w:p w14:paraId="178F6A3C" w14:textId="056255E5" w:rsidR="00AE454E" w:rsidRDefault="00347CBE" w:rsidP="00AE454E">
      <w:pPr>
        <w:jc w:val="both"/>
      </w:pPr>
      <w:r>
        <w:t>El SOT</w:t>
      </w:r>
      <w:r w:rsidR="00AE454E">
        <w:t xml:space="preserve"> debe ser capaz de hacer gestión compatible con formato tipo </w:t>
      </w:r>
      <w:commentRangeStart w:id="214"/>
      <w:commentRangeStart w:id="215"/>
      <w:commentRangeStart w:id="216"/>
      <w:r w:rsidR="00AE454E">
        <w:t>USAF</w:t>
      </w:r>
      <w:commentRangeEnd w:id="214"/>
      <w:r w:rsidR="00C3489F">
        <w:rPr>
          <w:rStyle w:val="Refdecomentario"/>
        </w:rPr>
        <w:commentReference w:id="214"/>
      </w:r>
      <w:commentRangeEnd w:id="215"/>
      <w:r w:rsidR="009F6295">
        <w:rPr>
          <w:rStyle w:val="Refdecomentario"/>
        </w:rPr>
        <w:commentReference w:id="215"/>
      </w:r>
      <w:commentRangeEnd w:id="216"/>
      <w:r>
        <w:rPr>
          <w:rStyle w:val="Refdecomentario"/>
        </w:rPr>
        <w:commentReference w:id="216"/>
      </w:r>
      <w:r w:rsidR="00AE454E">
        <w:t xml:space="preserve">, sobre la documentación técnica </w:t>
      </w:r>
      <w:commentRangeStart w:id="217"/>
      <w:r w:rsidR="00AE454E">
        <w:t>relativa a las aeronaves</w:t>
      </w:r>
      <w:commentRangeEnd w:id="217"/>
      <w:r w:rsidR="007C12C1">
        <w:rPr>
          <w:rStyle w:val="Refdecomentario"/>
        </w:rPr>
        <w:commentReference w:id="217"/>
      </w:r>
      <w:r w:rsidR="00AE454E">
        <w:t>, a los equipos de apoyo en tierra, a los bancos de prueba y a los sistemas periféricos.</w:t>
      </w:r>
    </w:p>
    <w:p w14:paraId="73EB4D6B" w14:textId="77777777" w:rsidR="00AE454E" w:rsidRDefault="00AE454E" w:rsidP="00AE454E"/>
    <w:p w14:paraId="332FEA1B" w14:textId="50397A2D" w:rsidR="00AE454E" w:rsidRDefault="00AE454E" w:rsidP="00AE454E">
      <w:pPr>
        <w:pStyle w:val="Ttulo3"/>
      </w:pPr>
      <w:bookmarkStart w:id="218" w:name="_Toc132288570"/>
      <w:r>
        <w:t>UR-SOT-002</w:t>
      </w:r>
      <w:bookmarkEnd w:id="218"/>
    </w:p>
    <w:p w14:paraId="4B820A48" w14:textId="77777777" w:rsidR="00AD37B7" w:rsidRDefault="00AD37B7" w:rsidP="00AD37B7">
      <w:pPr>
        <w:jc w:val="both"/>
      </w:pPr>
      <w:r>
        <w:t xml:space="preserve">EL SOT tendrá como </w:t>
      </w:r>
      <w:commentRangeStart w:id="219"/>
      <w:commentRangeStart w:id="220"/>
      <w:r>
        <w:t xml:space="preserve">función la </w:t>
      </w:r>
      <w:commentRangeEnd w:id="219"/>
      <w:r w:rsidR="00C3489F">
        <w:rPr>
          <w:rStyle w:val="Refdecomentario"/>
        </w:rPr>
        <w:commentReference w:id="219"/>
      </w:r>
      <w:commentRangeEnd w:id="220"/>
      <w:r w:rsidR="00347CBE">
        <w:rPr>
          <w:rStyle w:val="Refdecomentario"/>
        </w:rPr>
        <w:commentReference w:id="220"/>
      </w:r>
      <w:r>
        <w:t>c</w:t>
      </w:r>
      <w:r w:rsidRPr="009B04F4">
        <w:t>onfiguración de las publicaciones (clasificación, índices)</w:t>
      </w:r>
      <w:r>
        <w:t>.</w:t>
      </w:r>
    </w:p>
    <w:p w14:paraId="4810E730" w14:textId="77777777" w:rsidR="00AD37B7" w:rsidRPr="00AD37B7" w:rsidRDefault="00AD37B7" w:rsidP="00AD37B7"/>
    <w:p w14:paraId="6F18DDEE" w14:textId="77777777" w:rsidR="00AE454E" w:rsidRDefault="00AE454E" w:rsidP="00AE454E">
      <w:pPr>
        <w:pStyle w:val="Ttulo3"/>
      </w:pPr>
      <w:bookmarkStart w:id="221" w:name="_Toc132288571"/>
      <w:r>
        <w:t>UR-SOT-003</w:t>
      </w:r>
      <w:bookmarkEnd w:id="221"/>
    </w:p>
    <w:p w14:paraId="04107416" w14:textId="0CBAF606" w:rsidR="00AE454E" w:rsidRDefault="00AE454E" w:rsidP="00AD37B7">
      <w:pPr>
        <w:jc w:val="both"/>
      </w:pPr>
      <w:commentRangeStart w:id="222"/>
      <w:commentRangeStart w:id="223"/>
      <w:r>
        <w:t xml:space="preserve">Las publicaciones tipo indicadas considerarán listados </w:t>
      </w:r>
      <w:commentRangeEnd w:id="222"/>
      <w:r w:rsidR="007D74C1">
        <w:rPr>
          <w:rStyle w:val="Refdecomentario"/>
        </w:rPr>
        <w:commentReference w:id="222"/>
      </w:r>
      <w:r>
        <w:t xml:space="preserve">ordenados de las publicaciones que conforman el sistema de publicaciones, con el propósito de determinar la existencia, secuencia y vigencia de las mismas. </w:t>
      </w:r>
      <w:commentRangeEnd w:id="223"/>
      <w:r w:rsidR="009C77B5">
        <w:rPr>
          <w:rStyle w:val="Refdecomentario"/>
        </w:rPr>
        <w:commentReference w:id="223"/>
      </w:r>
    </w:p>
    <w:p w14:paraId="064230E2" w14:textId="77777777" w:rsidR="00AE454E" w:rsidRDefault="00AE454E" w:rsidP="00AE454E"/>
    <w:p w14:paraId="26DAA2A2" w14:textId="77777777" w:rsidR="00AE454E" w:rsidRDefault="00AE454E" w:rsidP="00AE454E">
      <w:pPr>
        <w:pStyle w:val="Ttulo4"/>
      </w:pPr>
      <w:r>
        <w:t>UR-SOT-004</w:t>
      </w:r>
    </w:p>
    <w:p w14:paraId="6123F375" w14:textId="7AE89110" w:rsidR="00AE454E" w:rsidRDefault="00AE454E" w:rsidP="00AE454E">
      <w:pPr>
        <w:jc w:val="both"/>
      </w:pPr>
      <w:r>
        <w:t xml:space="preserve">El </w:t>
      </w:r>
      <w:r w:rsidR="00347CBE">
        <w:t>SOT proveerá</w:t>
      </w:r>
      <w:commentRangeStart w:id="224"/>
      <w:r>
        <w:t xml:space="preserve"> herramientas para el control de actualizaciones</w:t>
      </w:r>
      <w:commentRangeEnd w:id="224"/>
      <w:r w:rsidR="000707E4">
        <w:rPr>
          <w:rStyle w:val="Refdecomentario"/>
        </w:rPr>
        <w:commentReference w:id="224"/>
      </w:r>
      <w:r>
        <w:t>.</w:t>
      </w:r>
    </w:p>
    <w:p w14:paraId="4B71C13D" w14:textId="660F22CA" w:rsidR="00AE454E" w:rsidRDefault="00AE454E" w:rsidP="00AE454E"/>
    <w:p w14:paraId="24D8938F" w14:textId="77777777" w:rsidR="00AE454E" w:rsidRDefault="00AE454E" w:rsidP="00AE454E">
      <w:pPr>
        <w:pStyle w:val="Ttulo3"/>
      </w:pPr>
      <w:bookmarkStart w:id="225" w:name="_Toc132288572"/>
      <w:r>
        <w:t>UR-SOT-005</w:t>
      </w:r>
      <w:bookmarkEnd w:id="225"/>
    </w:p>
    <w:p w14:paraId="08BB8066" w14:textId="4F001E09" w:rsidR="00AE454E" w:rsidRDefault="00AE454E" w:rsidP="00AE454E">
      <w:pPr>
        <w:jc w:val="both"/>
      </w:pPr>
      <w:commentRangeStart w:id="226"/>
      <w:r>
        <w:t>En el caso de que la documentación técnica incorpore o referencie Ordenes Técnicas de otros OEM</w:t>
      </w:r>
      <w:commentRangeEnd w:id="226"/>
      <w:r w:rsidR="0013076F">
        <w:rPr>
          <w:rStyle w:val="Refdecomentario"/>
        </w:rPr>
        <w:commentReference w:id="226"/>
      </w:r>
      <w:r>
        <w:t xml:space="preserve">, </w:t>
      </w:r>
      <w:commentRangeStart w:id="227"/>
      <w:r w:rsidR="00347CBE">
        <w:t>el SOT</w:t>
      </w:r>
      <w:r>
        <w:t xml:space="preserve"> </w:t>
      </w:r>
      <w:commentRangeEnd w:id="227"/>
      <w:r w:rsidR="002F1E36">
        <w:rPr>
          <w:rStyle w:val="Refdecomentario"/>
        </w:rPr>
        <w:commentReference w:id="227"/>
      </w:r>
      <w:r>
        <w:t>debe proveer herramientas para la gestión de las mismas, dependiendo de la factibilidad de tener acceso a la información necesaria para la integración a los sistemas de OO.TT. de otros OEM.</w:t>
      </w:r>
    </w:p>
    <w:p w14:paraId="1C398C91" w14:textId="77777777" w:rsidR="00AE454E" w:rsidRDefault="00AE454E" w:rsidP="00AE454E"/>
    <w:p w14:paraId="1ABDF604" w14:textId="77777777" w:rsidR="00AE454E" w:rsidRDefault="00AE454E" w:rsidP="00AE454E">
      <w:pPr>
        <w:pStyle w:val="Ttulo3"/>
      </w:pPr>
      <w:bookmarkStart w:id="228" w:name="_Toc132288573"/>
      <w:r>
        <w:t>UR-SOT-006</w:t>
      </w:r>
      <w:bookmarkEnd w:id="228"/>
    </w:p>
    <w:p w14:paraId="6DB69338" w14:textId="0D72F188" w:rsidR="00AE454E" w:rsidRDefault="00AE454E" w:rsidP="00AE454E">
      <w:pPr>
        <w:jc w:val="both"/>
      </w:pPr>
      <w:r>
        <w:t xml:space="preserve">Las OO.TT. serán elaboradas en idioma inglés y español. El </w:t>
      </w:r>
      <w:r w:rsidR="00347CBE">
        <w:t xml:space="preserve">SOT </w:t>
      </w:r>
      <w:r>
        <w:t xml:space="preserve">debe proveer herramientas para gestionar la modificación simultánea de publicaciones afectadas por cambios en el </w:t>
      </w:r>
      <w:commentRangeStart w:id="229"/>
      <w:r>
        <w:t>contenido</w:t>
      </w:r>
      <w:commentRangeEnd w:id="229"/>
      <w:r w:rsidR="00976C44">
        <w:rPr>
          <w:rStyle w:val="Refdecomentario"/>
        </w:rPr>
        <w:commentReference w:id="229"/>
      </w:r>
      <w:r>
        <w:t>.</w:t>
      </w:r>
    </w:p>
    <w:p w14:paraId="2FB9032D" w14:textId="67BB9ABB" w:rsidR="00AE454E" w:rsidRDefault="00AE454E" w:rsidP="00AE454E">
      <w:pPr>
        <w:jc w:val="both"/>
      </w:pPr>
    </w:p>
    <w:p w14:paraId="04CDD7C8" w14:textId="77777777" w:rsidR="00462F17" w:rsidRDefault="00462F17">
      <w:pPr>
        <w:rPr>
          <w:b/>
          <w:bCs/>
        </w:rPr>
      </w:pPr>
      <w:r>
        <w:br w:type="page"/>
      </w:r>
    </w:p>
    <w:p w14:paraId="232BD96B" w14:textId="3EC1B1BC" w:rsidR="00AE454E" w:rsidRDefault="00AE454E" w:rsidP="00AE454E">
      <w:pPr>
        <w:pStyle w:val="Ttulo2"/>
      </w:pPr>
      <w:bookmarkStart w:id="230" w:name="_Toc132288574"/>
      <w:r>
        <w:lastRenderedPageBreak/>
        <w:t>Sistema Adquisición de datos e instrumentación (ADI)</w:t>
      </w:r>
      <w:bookmarkEnd w:id="230"/>
    </w:p>
    <w:p w14:paraId="1023CDFE" w14:textId="77777777" w:rsidR="00AE454E" w:rsidRDefault="00AE454E" w:rsidP="00AE454E">
      <w:pPr>
        <w:pStyle w:val="Ttulo3"/>
      </w:pPr>
      <w:bookmarkStart w:id="231" w:name="_Toc132288575"/>
      <w:r>
        <w:t>UR-ADI-001</w:t>
      </w:r>
      <w:bookmarkEnd w:id="231"/>
    </w:p>
    <w:p w14:paraId="35FD991F" w14:textId="3BE95C02" w:rsidR="00AE454E" w:rsidRDefault="0096629F" w:rsidP="00AE454E">
      <w:pPr>
        <w:jc w:val="both"/>
      </w:pPr>
      <w:commentRangeStart w:id="232"/>
      <w:commentRangeStart w:id="233"/>
      <w:r>
        <w:t>El ADI será instalado</w:t>
      </w:r>
      <w:r w:rsidR="00AE454E">
        <w:t xml:space="preserve"> </w:t>
      </w:r>
      <w:commentRangeEnd w:id="232"/>
      <w:r w:rsidR="005C3CDE">
        <w:rPr>
          <w:rStyle w:val="Refdecomentario"/>
        </w:rPr>
        <w:commentReference w:id="232"/>
      </w:r>
      <w:commentRangeEnd w:id="233"/>
      <w:r w:rsidR="00EC3F50">
        <w:rPr>
          <w:rStyle w:val="Refdecomentario"/>
        </w:rPr>
        <w:commentReference w:id="233"/>
      </w:r>
      <w:r w:rsidR="00AE454E">
        <w:t>en</w:t>
      </w:r>
      <w:r>
        <w:t xml:space="preserve"> una</w:t>
      </w:r>
      <w:r w:rsidR="00AE454E">
        <w:t xml:space="preserve"> aeronave del tipo Pillan</w:t>
      </w:r>
      <w:r w:rsidR="00F20915">
        <w:t xml:space="preserve"> II</w:t>
      </w:r>
      <w:r>
        <w:t>. Este sistema estará</w:t>
      </w:r>
      <w:r w:rsidR="00AE454E">
        <w:t xml:space="preserve"> compuesto por sensores, equipo de registro y </w:t>
      </w:r>
      <w:commentRangeStart w:id="234"/>
      <w:r w:rsidR="00AE454E">
        <w:t xml:space="preserve">todo otro componente eléctrico o electrónico que requiera para su adecuado funcionamiento </w:t>
      </w:r>
      <w:commentRangeEnd w:id="234"/>
      <w:r w:rsidR="00B06972">
        <w:rPr>
          <w:rStyle w:val="Refdecomentario"/>
        </w:rPr>
        <w:commentReference w:id="234"/>
      </w:r>
      <w:r w:rsidR="00AE454E">
        <w:t xml:space="preserve">(ej. Tarjetas condicionadoras, cables, conectores, </w:t>
      </w:r>
      <w:commentRangeStart w:id="235"/>
      <w:r w:rsidR="00AE454E">
        <w:t>etc.).</w:t>
      </w:r>
      <w:commentRangeEnd w:id="235"/>
      <w:r w:rsidR="007222B2">
        <w:rPr>
          <w:rStyle w:val="Refdecomentario"/>
        </w:rPr>
        <w:commentReference w:id="235"/>
      </w:r>
    </w:p>
    <w:p w14:paraId="5CE816F2" w14:textId="77777777" w:rsidR="00AE454E" w:rsidRDefault="00AE454E" w:rsidP="00AE454E"/>
    <w:p w14:paraId="47039490" w14:textId="77777777" w:rsidR="00AE454E" w:rsidRDefault="00AE454E" w:rsidP="00AE454E">
      <w:pPr>
        <w:pStyle w:val="Ttulo3"/>
      </w:pPr>
      <w:bookmarkStart w:id="236" w:name="_Toc132288576"/>
      <w:r>
        <w:t>UR-ADI-002</w:t>
      </w:r>
      <w:bookmarkEnd w:id="236"/>
    </w:p>
    <w:p w14:paraId="4EC53634" w14:textId="7B1FD2BB" w:rsidR="00AE454E" w:rsidRDefault="00EC3F50" w:rsidP="00AE454E">
      <w:pPr>
        <w:jc w:val="both"/>
      </w:pPr>
      <w:commentRangeStart w:id="237"/>
      <w:r>
        <w:t>El ADI d</w:t>
      </w:r>
      <w:commentRangeStart w:id="238"/>
      <w:commentRangeStart w:id="239"/>
      <w:r w:rsidR="00AE454E">
        <w:t>ebe ser apto para vuelo acrobático</w:t>
      </w:r>
      <w:commentRangeEnd w:id="238"/>
      <w:r w:rsidR="005C3CDE">
        <w:rPr>
          <w:rStyle w:val="Refdecomentario"/>
        </w:rPr>
        <w:commentReference w:id="238"/>
      </w:r>
      <w:commentRangeEnd w:id="239"/>
      <w:r>
        <w:rPr>
          <w:rStyle w:val="Refdecomentario"/>
        </w:rPr>
        <w:commentReference w:id="239"/>
      </w:r>
      <w:commentRangeEnd w:id="237"/>
      <w:r w:rsidR="00B06972">
        <w:rPr>
          <w:rStyle w:val="Refdecomentario"/>
        </w:rPr>
        <w:commentReference w:id="237"/>
      </w:r>
      <w:r w:rsidR="00A85F56">
        <w:t>.</w:t>
      </w:r>
    </w:p>
    <w:p w14:paraId="7EBD3F21" w14:textId="77777777" w:rsidR="00AE454E" w:rsidRDefault="00AE454E" w:rsidP="00AE454E"/>
    <w:p w14:paraId="35DA8436" w14:textId="77777777" w:rsidR="00AE454E" w:rsidRDefault="00AE454E" w:rsidP="00AE454E">
      <w:pPr>
        <w:pStyle w:val="Ttulo3"/>
      </w:pPr>
      <w:bookmarkStart w:id="240" w:name="_Toc132288577"/>
      <w:r>
        <w:t>UR-ADI-003</w:t>
      </w:r>
      <w:bookmarkEnd w:id="240"/>
    </w:p>
    <w:p w14:paraId="3D2BD7D0" w14:textId="6568D50C" w:rsidR="00AE454E" w:rsidRDefault="00EC3F50" w:rsidP="00AE454E">
      <w:pPr>
        <w:jc w:val="both"/>
      </w:pPr>
      <w:r>
        <w:t>El ADI d</w:t>
      </w:r>
      <w:r w:rsidR="00AE454E">
        <w:t>ebe ser capaz de registrar múltiples parámetros</w:t>
      </w:r>
      <w:r w:rsidR="00AE454E" w:rsidRPr="00F20915">
        <w:t xml:space="preserve">, a ser definidos por ENAER a más tardar al cumplimiento del </w:t>
      </w:r>
      <w:commentRangeStart w:id="241"/>
      <w:r w:rsidR="00AE454E" w:rsidRPr="00F20915">
        <w:t>Hito 2</w:t>
      </w:r>
      <w:commentRangeEnd w:id="241"/>
      <w:r w:rsidR="00130498">
        <w:rPr>
          <w:rStyle w:val="Refdecomentario"/>
        </w:rPr>
        <w:commentReference w:id="241"/>
      </w:r>
      <w:r w:rsidR="00AE454E" w:rsidRPr="00F20915">
        <w:t xml:space="preserve">. Los parámetros son del tipo discretos, analógicos y digitales en forma simultánea y sincronizada con </w:t>
      </w:r>
      <w:commentRangeStart w:id="242"/>
      <w:commentRangeStart w:id="243"/>
      <w:r w:rsidR="00AE454E" w:rsidRPr="00F20915">
        <w:t>TO</w:t>
      </w:r>
      <w:r w:rsidR="00F20915" w:rsidRPr="00F20915">
        <w:t>D</w:t>
      </w:r>
      <w:commentRangeEnd w:id="242"/>
      <w:r w:rsidR="005C3CDE" w:rsidRPr="00F20915">
        <w:rPr>
          <w:rStyle w:val="Refdecomentario"/>
        </w:rPr>
        <w:commentReference w:id="242"/>
      </w:r>
      <w:commentRangeEnd w:id="243"/>
      <w:r w:rsidRPr="00F20915">
        <w:rPr>
          <w:rStyle w:val="Refdecomentario"/>
        </w:rPr>
        <w:commentReference w:id="243"/>
      </w:r>
      <w:r w:rsidR="00AE454E" w:rsidRPr="00F20915">
        <w:t xml:space="preserve"> (time </w:t>
      </w:r>
      <w:proofErr w:type="spellStart"/>
      <w:r w:rsidR="00AE454E" w:rsidRPr="00F20915">
        <w:t>of</w:t>
      </w:r>
      <w:proofErr w:type="spellEnd"/>
      <w:r w:rsidR="00AE454E" w:rsidRPr="00F20915">
        <w:t xml:space="preserve"> </w:t>
      </w:r>
      <w:proofErr w:type="spellStart"/>
      <w:r w:rsidR="00AE454E" w:rsidRPr="00F20915">
        <w:t>day</w:t>
      </w:r>
      <w:proofErr w:type="spellEnd"/>
      <w:r w:rsidR="00AE454E" w:rsidRPr="00F20915">
        <w:t>).</w:t>
      </w:r>
    </w:p>
    <w:p w14:paraId="56032618" w14:textId="77777777" w:rsidR="00AE454E" w:rsidRDefault="00AE454E" w:rsidP="00AE454E"/>
    <w:p w14:paraId="0B8A6BB8" w14:textId="77777777" w:rsidR="00AE454E" w:rsidRDefault="00AE454E" w:rsidP="00AE454E">
      <w:pPr>
        <w:pStyle w:val="Ttulo3"/>
      </w:pPr>
      <w:bookmarkStart w:id="244" w:name="_Toc132288578"/>
      <w:r>
        <w:t>UR-ADI-004</w:t>
      </w:r>
      <w:bookmarkEnd w:id="244"/>
    </w:p>
    <w:p w14:paraId="51D95743" w14:textId="64316B15" w:rsidR="00AE454E" w:rsidRDefault="00EC3F50" w:rsidP="00AE454E">
      <w:pPr>
        <w:jc w:val="both"/>
      </w:pPr>
      <w:r>
        <w:t>El ADI d</w:t>
      </w:r>
      <w:r w:rsidR="00AE454E">
        <w:t xml:space="preserve">ebe poseer capacidad de registro de </w:t>
      </w:r>
      <w:commentRangeStart w:id="245"/>
      <w:commentRangeStart w:id="246"/>
      <w:r w:rsidR="00AE454E">
        <w:t xml:space="preserve">eventos </w:t>
      </w:r>
      <w:commentRangeEnd w:id="245"/>
      <w:r w:rsidR="005C3CDE">
        <w:rPr>
          <w:rStyle w:val="Refdecomentario"/>
        </w:rPr>
        <w:commentReference w:id="245"/>
      </w:r>
      <w:commentRangeEnd w:id="246"/>
      <w:r>
        <w:rPr>
          <w:rStyle w:val="Refdecomentario"/>
        </w:rPr>
        <w:commentReference w:id="246"/>
      </w:r>
      <w:r w:rsidR="00AE454E">
        <w:t>(</w:t>
      </w:r>
      <w:proofErr w:type="spellStart"/>
      <w:r w:rsidR="00AE454E">
        <w:t>Event</w:t>
      </w:r>
      <w:proofErr w:type="spellEnd"/>
      <w:r w:rsidR="00AE454E">
        <w:t xml:space="preserve"> </w:t>
      </w:r>
      <w:proofErr w:type="spellStart"/>
      <w:r w:rsidR="00AE454E">
        <w:t>Markers</w:t>
      </w:r>
      <w:proofErr w:type="spellEnd"/>
      <w:r w:rsidR="00AE454E">
        <w:t>) seleccionados por el piloto.</w:t>
      </w:r>
    </w:p>
    <w:p w14:paraId="19F57870" w14:textId="77777777" w:rsidR="00AE454E" w:rsidRDefault="00AE454E" w:rsidP="00AE454E"/>
    <w:p w14:paraId="46748023" w14:textId="77777777" w:rsidR="00AE454E" w:rsidRDefault="00AE454E" w:rsidP="00AE454E">
      <w:pPr>
        <w:pStyle w:val="Ttulo3"/>
      </w:pPr>
      <w:bookmarkStart w:id="247" w:name="_Toc132288579"/>
      <w:r>
        <w:t>UR-ADI-005</w:t>
      </w:r>
      <w:bookmarkEnd w:id="247"/>
    </w:p>
    <w:p w14:paraId="056A91ED" w14:textId="56E5F911" w:rsidR="00AE454E" w:rsidRDefault="00EC3F50" w:rsidP="00AE454E">
      <w:pPr>
        <w:jc w:val="both"/>
      </w:pPr>
      <w:r>
        <w:t>El ADI d</w:t>
      </w:r>
      <w:r w:rsidR="00AE454E">
        <w:t xml:space="preserve">ebe poseer la capacidad de </w:t>
      </w:r>
      <w:commentRangeStart w:id="248"/>
      <w:r w:rsidR="00AE454E">
        <w:t xml:space="preserve">descarga </w:t>
      </w:r>
      <w:commentRangeEnd w:id="248"/>
      <w:r w:rsidR="005C3CDE">
        <w:rPr>
          <w:rStyle w:val="Refdecomentario"/>
        </w:rPr>
        <w:commentReference w:id="248"/>
      </w:r>
      <w:r w:rsidR="00AE454E">
        <w:t xml:space="preserve">de datos adquiridos durante pruebas, por la vía de un puerto USB </w:t>
      </w:r>
      <w:r>
        <w:t xml:space="preserve">(A o C) </w:t>
      </w:r>
      <w:r w:rsidR="00AE454E">
        <w:t>y/o Bluetooth y en formato compatible con MS Excel.</w:t>
      </w:r>
    </w:p>
    <w:p w14:paraId="50F45B99" w14:textId="496ADA3E" w:rsidR="00AE454E" w:rsidRDefault="00AE454E" w:rsidP="00AE454E">
      <w:pPr>
        <w:jc w:val="both"/>
      </w:pPr>
    </w:p>
    <w:p w14:paraId="23435850" w14:textId="0AA8BC51" w:rsidR="00AE454E" w:rsidRDefault="00A243FB" w:rsidP="00A243FB">
      <w:pPr>
        <w:pStyle w:val="Ttulo1"/>
      </w:pPr>
      <w:bookmarkStart w:id="249" w:name="_Toc132288580"/>
      <w:r>
        <w:t>REQUERIMIENTOS NO FUNCIONALES</w:t>
      </w:r>
      <w:bookmarkEnd w:id="249"/>
    </w:p>
    <w:p w14:paraId="064D25FA" w14:textId="6E827677" w:rsidR="00A243FB" w:rsidRDefault="00A243FB" w:rsidP="00A243FB">
      <w:r>
        <w:t>Los requerimientos no funcionales son aplicables a cada uno de los periféricos del programa.</w:t>
      </w:r>
    </w:p>
    <w:p w14:paraId="1E07A9B2" w14:textId="7EA7F0E3" w:rsidR="00A243FB" w:rsidRDefault="00A243FB" w:rsidP="00A243FB">
      <w:pPr>
        <w:pStyle w:val="Ttulo2"/>
      </w:pPr>
      <w:bookmarkStart w:id="250" w:name="_Toc132288581"/>
      <w:r>
        <w:t>RFN-01</w:t>
      </w:r>
      <w:bookmarkEnd w:id="250"/>
    </w:p>
    <w:p w14:paraId="0BD136EB" w14:textId="45D82373" w:rsidR="00A243FB" w:rsidRDefault="00A243FB" w:rsidP="00A243FB">
      <w:r>
        <w:t>Uso de tecnologías Comerciales (COTS).</w:t>
      </w:r>
    </w:p>
    <w:p w14:paraId="0FD4D443" w14:textId="72DFCDE0" w:rsidR="00A243FB" w:rsidRDefault="00A243FB" w:rsidP="00A243FB"/>
    <w:p w14:paraId="0EEA0BC8" w14:textId="203FB665" w:rsidR="00A243FB" w:rsidRDefault="00A243FB" w:rsidP="00A243FB">
      <w:pPr>
        <w:jc w:val="both"/>
      </w:pPr>
      <w:r w:rsidRPr="00A243FB">
        <w:t>El uso intenso de tecnologías comerciales ( COTS, por sus siglas en inglés), permitirá al cliente dar soporte en el tiempo sin depender de un producto o un proveedor en específico. Esta característica cobra especial relevancia, ya que permite que las aplicaciones puedan ser utilizadas en hardware con que ya cuenta la organización, generando un ahorro durante la implementación de la solución.</w:t>
      </w:r>
    </w:p>
    <w:p w14:paraId="4744F43E" w14:textId="3B5AC72A" w:rsidR="00A243FB" w:rsidRDefault="00A243FB" w:rsidP="00A243FB">
      <w:pPr>
        <w:jc w:val="both"/>
      </w:pPr>
    </w:p>
    <w:p w14:paraId="24976B87" w14:textId="2A6F89FA" w:rsidR="00A243FB" w:rsidRDefault="00A243FB" w:rsidP="00A243FB">
      <w:pPr>
        <w:pStyle w:val="Ttulo2"/>
      </w:pPr>
      <w:bookmarkStart w:id="251" w:name="_Toc132288582"/>
      <w:r>
        <w:t>RFN-02</w:t>
      </w:r>
      <w:bookmarkEnd w:id="251"/>
    </w:p>
    <w:p w14:paraId="140CF598" w14:textId="652EDE2D" w:rsidR="00A243FB" w:rsidRDefault="00A243FB" w:rsidP="00A243FB">
      <w:commentRangeStart w:id="252"/>
      <w:r>
        <w:t>Transportable.</w:t>
      </w:r>
      <w:commentRangeEnd w:id="252"/>
      <w:r w:rsidR="005C3CDE">
        <w:rPr>
          <w:rStyle w:val="Refdecomentario"/>
        </w:rPr>
        <w:commentReference w:id="252"/>
      </w:r>
    </w:p>
    <w:p w14:paraId="520E47C7" w14:textId="0D8FA245" w:rsidR="00A243FB" w:rsidRDefault="00A243FB" w:rsidP="00A243FB">
      <w:pPr>
        <w:jc w:val="both"/>
      </w:pPr>
      <w:r w:rsidRPr="00A243FB">
        <w:lastRenderedPageBreak/>
        <w:t xml:space="preserve">En cuanto a este criterio, tiene por finalidad que los componentes de los sistemas sean fácilmente desplegados en otro lugar, como lo sería la Base Aérea de Canchones, por lo que se maximiza que la mayoría del hardware sea en base a laptops, y otros como por ejemplo simuladores, y material de apoyo del sistema de entrenamiento de mantenedores y operadores, utilicen racks y cajas </w:t>
      </w:r>
      <w:proofErr w:type="spellStart"/>
      <w:r w:rsidRPr="00A243FB">
        <w:t>rugerizadas</w:t>
      </w:r>
      <w:proofErr w:type="spellEnd"/>
      <w:r w:rsidRPr="00A243FB">
        <w:t xml:space="preserve">, tipo </w:t>
      </w:r>
      <w:proofErr w:type="spellStart"/>
      <w:r w:rsidRPr="00A243FB">
        <w:t>Pelican</w:t>
      </w:r>
      <w:proofErr w:type="spellEnd"/>
      <w:r w:rsidRPr="00A243FB">
        <w:t>.</w:t>
      </w:r>
    </w:p>
    <w:p w14:paraId="590DE044" w14:textId="04617D34" w:rsidR="00A243FB" w:rsidRDefault="00A243FB" w:rsidP="00A243FB">
      <w:pPr>
        <w:jc w:val="both"/>
      </w:pPr>
    </w:p>
    <w:p w14:paraId="2B0CE7F8" w14:textId="29BE6A07" w:rsidR="00A243FB" w:rsidRDefault="00A243FB" w:rsidP="00A243FB">
      <w:pPr>
        <w:pStyle w:val="Ttulo2"/>
      </w:pPr>
      <w:bookmarkStart w:id="253" w:name="_Toc132288583"/>
      <w:r>
        <w:t>RFN-03</w:t>
      </w:r>
      <w:bookmarkEnd w:id="253"/>
    </w:p>
    <w:p w14:paraId="08F65D72" w14:textId="6F567BDD" w:rsidR="00A243FB" w:rsidRDefault="00A243FB" w:rsidP="00A243FB">
      <w:r>
        <w:t>Robustez.</w:t>
      </w:r>
    </w:p>
    <w:p w14:paraId="63DAB8A8" w14:textId="58EAEA1C" w:rsidR="00A243FB" w:rsidRDefault="00A243FB" w:rsidP="00A243FB"/>
    <w:p w14:paraId="47240F49" w14:textId="4EAA691F" w:rsidR="00A243FB" w:rsidRDefault="00A243FB" w:rsidP="00A243FB">
      <w:pPr>
        <w:jc w:val="both"/>
      </w:pPr>
      <w:r w:rsidRPr="00A243FB">
        <w:t xml:space="preserve">En la medida que la tecnología lo permita, los servicios asociados a cada periférico estarán contenidos en un data center, cuyas especificaciones están pendientes de ser definidas. Para el caso de la operación en Canchones se podría </w:t>
      </w:r>
      <w:proofErr w:type="spellStart"/>
      <w:r w:rsidRPr="00A243FB">
        <w:t>accesar</w:t>
      </w:r>
      <w:proofErr w:type="spellEnd"/>
      <w:r w:rsidRPr="00A243FB">
        <w:t xml:space="preserve"> a los servicios a través de la red datos FACH, o bien, implementar otro data center en Canchones lo que además de asegurar el acceso a los servicios, permitiría contar con un sistema de respaldo, haciéndolo más robusto. </w:t>
      </w:r>
      <w:commentRangeStart w:id="254"/>
      <w:r w:rsidRPr="00A243FB">
        <w:t>Dentro de la arquitectura también se considera un cortafuego que permita una integración segura con ILIAS y el ERP de ENAER, además, de accesos remotos de usuarios.</w:t>
      </w:r>
      <w:commentRangeEnd w:id="254"/>
      <w:r w:rsidR="008E1456">
        <w:rPr>
          <w:rStyle w:val="Refdecomentario"/>
        </w:rPr>
        <w:commentReference w:id="254"/>
      </w:r>
    </w:p>
    <w:p w14:paraId="7A8FBB1A" w14:textId="7709C369" w:rsidR="00A243FB" w:rsidRDefault="00A243FB" w:rsidP="00A243FB">
      <w:pPr>
        <w:jc w:val="both"/>
      </w:pPr>
    </w:p>
    <w:p w14:paraId="4C9A93CC" w14:textId="18A10AE3" w:rsidR="00A243FB" w:rsidRDefault="00A243FB" w:rsidP="00A243FB">
      <w:pPr>
        <w:pStyle w:val="Ttulo2"/>
      </w:pPr>
      <w:bookmarkStart w:id="255" w:name="_Toc132288584"/>
      <w:r>
        <w:t>RFN-04</w:t>
      </w:r>
      <w:bookmarkEnd w:id="255"/>
    </w:p>
    <w:p w14:paraId="752B6CAB" w14:textId="57F42D70" w:rsidR="00A243FB" w:rsidRDefault="00A243FB" w:rsidP="00A243FB">
      <w:r>
        <w:t>Accesibilidad.</w:t>
      </w:r>
    </w:p>
    <w:p w14:paraId="4D800A5D" w14:textId="0334B1BC" w:rsidR="00A243FB" w:rsidRDefault="00A243FB" w:rsidP="00A243FB"/>
    <w:p w14:paraId="17933A90" w14:textId="42D29F68" w:rsidR="007C7DE5" w:rsidRDefault="007C7DE5" w:rsidP="007C7DE5">
      <w:pPr>
        <w:jc w:val="both"/>
      </w:pPr>
      <w:r w:rsidRPr="007C7DE5">
        <w:t xml:space="preserve">Al contar con un sistema de aplicaciones del tipo web, los usuarios podrán acceder en forma remota, desde cualquier dispositivo (Tablet, celulares, notebook etc.) que tenga las </w:t>
      </w:r>
      <w:commentRangeStart w:id="256"/>
      <w:r w:rsidRPr="007C7DE5">
        <w:t xml:space="preserve">credenciales requeridas </w:t>
      </w:r>
      <w:commentRangeEnd w:id="256"/>
      <w:r w:rsidR="005C3CDE">
        <w:rPr>
          <w:rStyle w:val="Refdecomentario"/>
        </w:rPr>
        <w:commentReference w:id="256"/>
      </w:r>
      <w:r w:rsidRPr="007C7DE5">
        <w:t xml:space="preserve">para acceder a la red, no requiriendo hardware dedicado para ciertas funcionalidades. Por el momento, se estima que el Simulador de Vuelo, Estación de </w:t>
      </w:r>
      <w:proofErr w:type="spellStart"/>
      <w:r w:rsidRPr="007C7DE5">
        <w:t>Debriefing</w:t>
      </w:r>
      <w:proofErr w:type="spellEnd"/>
      <w:r w:rsidRPr="007C7DE5">
        <w:t>, MPS y TRK requerirán de un cliente local para su operación.</w:t>
      </w:r>
    </w:p>
    <w:p w14:paraId="253A42CF" w14:textId="4721B380" w:rsidR="007C7DE5" w:rsidRDefault="007C7DE5" w:rsidP="007C7DE5">
      <w:pPr>
        <w:jc w:val="both"/>
      </w:pPr>
    </w:p>
    <w:p w14:paraId="72F00718" w14:textId="59326CDA" w:rsidR="007C7DE5" w:rsidRDefault="007C7DE5" w:rsidP="007C7DE5">
      <w:pPr>
        <w:pStyle w:val="Ttulo2"/>
      </w:pPr>
      <w:bookmarkStart w:id="257" w:name="_Toc132288585"/>
      <w:r>
        <w:t>RFN-05</w:t>
      </w:r>
      <w:bookmarkEnd w:id="257"/>
    </w:p>
    <w:p w14:paraId="7E86DA0F" w14:textId="0CC44970" w:rsidR="007C7DE5" w:rsidRDefault="007C7DE5" w:rsidP="007C7DE5">
      <w:r>
        <w:t>Configurable.</w:t>
      </w:r>
    </w:p>
    <w:p w14:paraId="6142067B" w14:textId="3CFF90BF" w:rsidR="007C7DE5" w:rsidRDefault="007C7DE5" w:rsidP="007C7DE5"/>
    <w:p w14:paraId="3360D717" w14:textId="08E6AB7D" w:rsidR="007C7DE5" w:rsidRDefault="007C7DE5" w:rsidP="007C7DE5">
      <w:pPr>
        <w:jc w:val="both"/>
      </w:pPr>
      <w:r w:rsidRPr="007C7DE5">
        <w:t>Especialmente en el caso de las aplicaciones asociadas al sistema de instrucción de operadores y mantenedores, es una plataforma versátil que permitirá agregar nuevos temas a través del tiempo, sin requerir una reestructuración de las diferentes aplicaciones. - Cantidad de horas o sesiones de instrucción dedicadas a las instancias teóricas, de simulación y de vuelo.</w:t>
      </w:r>
    </w:p>
    <w:p w14:paraId="144DA2F2" w14:textId="0170CACD" w:rsidR="007C7DE5" w:rsidRDefault="007C7DE5" w:rsidP="007C7DE5">
      <w:pPr>
        <w:jc w:val="both"/>
      </w:pPr>
    </w:p>
    <w:p w14:paraId="5F20C661" w14:textId="02801839" w:rsidR="007C7DE5" w:rsidRDefault="007C7DE5" w:rsidP="007C7DE5">
      <w:pPr>
        <w:pStyle w:val="Ttulo2"/>
      </w:pPr>
      <w:bookmarkStart w:id="258" w:name="_Toc132288586"/>
      <w:r>
        <w:t>RFN-06</w:t>
      </w:r>
      <w:bookmarkEnd w:id="258"/>
    </w:p>
    <w:p w14:paraId="072DEC85" w14:textId="7E961A25" w:rsidR="007C7DE5" w:rsidRDefault="007C7DE5" w:rsidP="007C7DE5">
      <w:r>
        <w:t>Escalable.</w:t>
      </w:r>
    </w:p>
    <w:p w14:paraId="5F75E6B7" w14:textId="29B1A3AB" w:rsidR="007C7DE5" w:rsidRDefault="007C7DE5" w:rsidP="007C7DE5"/>
    <w:p w14:paraId="1EE0A6B3" w14:textId="13585FD1" w:rsidR="007C7DE5" w:rsidRDefault="007C7DE5" w:rsidP="007C7DE5">
      <w:pPr>
        <w:jc w:val="both"/>
      </w:pPr>
      <w:r w:rsidRPr="007C7DE5">
        <w:lastRenderedPageBreak/>
        <w:t xml:space="preserve">Al utilizar un sistema de softwares basado, en su mayoría web, le permitirá al cliente </w:t>
      </w:r>
      <w:commentRangeStart w:id="259"/>
      <w:r w:rsidRPr="007C7DE5">
        <w:t xml:space="preserve">crecer en cuanto </w:t>
      </w:r>
      <w:commentRangeEnd w:id="259"/>
      <w:r w:rsidR="008E1456">
        <w:rPr>
          <w:rStyle w:val="Refdecomentario"/>
        </w:rPr>
        <w:commentReference w:id="259"/>
      </w:r>
      <w:r w:rsidRPr="007C7DE5">
        <w:t>para dar satisfacción a los potenciales usuarios de la organización tan solo adquiriendo más hardware COTS compatible con el sistema.</w:t>
      </w:r>
    </w:p>
    <w:p w14:paraId="40607FA3" w14:textId="510D5838" w:rsidR="007C7DE5" w:rsidRDefault="007C7DE5" w:rsidP="007C7DE5">
      <w:pPr>
        <w:jc w:val="both"/>
      </w:pPr>
    </w:p>
    <w:p w14:paraId="07FE4B8B" w14:textId="16930274" w:rsidR="007C7DE5" w:rsidRDefault="007C7DE5" w:rsidP="007C7DE5">
      <w:pPr>
        <w:pStyle w:val="Ttulo2"/>
      </w:pPr>
      <w:bookmarkStart w:id="260" w:name="_Toc132288587"/>
      <w:r>
        <w:t>RFN-07</w:t>
      </w:r>
      <w:bookmarkEnd w:id="260"/>
    </w:p>
    <w:p w14:paraId="20D1D58A" w14:textId="5543A262" w:rsidR="007C7DE5" w:rsidRDefault="007C7DE5" w:rsidP="007C7DE5">
      <w:commentRangeStart w:id="261"/>
      <w:r>
        <w:t>Alta disponibilidad.</w:t>
      </w:r>
      <w:commentRangeEnd w:id="261"/>
      <w:r w:rsidR="005C3CDE">
        <w:rPr>
          <w:rStyle w:val="Refdecomentario"/>
        </w:rPr>
        <w:commentReference w:id="261"/>
      </w:r>
    </w:p>
    <w:p w14:paraId="1EB96E3C" w14:textId="4AC6A519" w:rsidR="007C7DE5" w:rsidRDefault="007C7DE5" w:rsidP="007C7DE5"/>
    <w:p w14:paraId="41B89DDA" w14:textId="181F9F2D" w:rsidR="007C7DE5" w:rsidRPr="007C7DE5" w:rsidRDefault="007C7DE5" w:rsidP="007C7DE5">
      <w:pPr>
        <w:jc w:val="both"/>
      </w:pPr>
      <w:r w:rsidRPr="007C7DE5">
        <w:t xml:space="preserve">Este sistema será considerado como un sistema crítico. Para ellos el sistema logístico integrado (ILS) considerará un soporte por disponibilidad, similar al que se utiliza en otros sistemas informáticos, que en general se caracterizan por tener una baja tasa de fallas. El HW que se utilizará en el Sistema de Periféricos estará basado principalmente en equipos computacionales del tipo COTS, para los cuales se consideró un horizonte de vida de cuatro años para notebook y cinco años para los servidores. Dicho </w:t>
      </w:r>
      <w:proofErr w:type="spellStart"/>
      <w:r w:rsidRPr="007C7DE5">
        <w:t>upgrade</w:t>
      </w:r>
      <w:proofErr w:type="spellEnd"/>
      <w:r w:rsidRPr="007C7DE5">
        <w:t xml:space="preserve"> de equipos computacionales podría implicar la necesidad de efectuar actualizaciones y/o modificaciones de SW y/o FW, las cuales deben incluirse durante el ciclo de vida del Sistema.</w:t>
      </w:r>
    </w:p>
    <w:bookmarkEnd w:id="101"/>
    <w:p w14:paraId="4C81BCFE" w14:textId="283C39F0" w:rsidR="009041BD" w:rsidRDefault="009041BD" w:rsidP="00AE454E">
      <w:pPr>
        <w:pStyle w:val="Ttulo2"/>
      </w:pPr>
      <w:r>
        <w:br w:type="page"/>
      </w:r>
    </w:p>
    <w:p w14:paraId="75047331" w14:textId="320972A6" w:rsidR="000B49C5" w:rsidRPr="000B49C5" w:rsidRDefault="000B49C5" w:rsidP="000B49C5">
      <w:pPr>
        <w:pStyle w:val="Ttulo1"/>
        <w:sectPr w:rsidR="000B49C5" w:rsidRPr="000B49C5">
          <w:headerReference w:type="default" r:id="rId18"/>
          <w:footerReference w:type="even" r:id="rId19"/>
          <w:footerReference w:type="default" r:id="rId20"/>
          <w:headerReference w:type="first" r:id="rId21"/>
          <w:footerReference w:type="first" r:id="rId22"/>
          <w:type w:val="continuous"/>
          <w:pgSz w:w="12240" w:h="15840" w:code="1"/>
          <w:pgMar w:top="1728" w:right="1152" w:bottom="1440" w:left="1440" w:header="1008" w:footer="720" w:gutter="0"/>
          <w:pgNumType w:start="1"/>
          <w:cols w:space="720"/>
          <w:titlePg/>
        </w:sectPr>
      </w:pPr>
    </w:p>
    <w:p w14:paraId="58EDD2FC" w14:textId="77777777" w:rsidR="00225041" w:rsidRDefault="00225041" w:rsidP="000B49C5"/>
    <w:sectPr w:rsidR="00225041" w:rsidSect="000B49C5">
      <w:pgSz w:w="15840" w:h="12240" w:orient="landscape" w:code="1"/>
      <w:pgMar w:top="1440" w:right="1729" w:bottom="1151" w:left="1440" w:header="1009"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7" w:author="Leonel Delgado" w:date="2023-03-07T08:13:00Z" w:initials="LD">
    <w:p w14:paraId="7A3F46D2" w14:textId="3235A8DF" w:rsidR="001F5897" w:rsidRDefault="001F5897">
      <w:pPr>
        <w:pStyle w:val="Textocomentario"/>
      </w:pPr>
      <w:r>
        <w:rPr>
          <w:rStyle w:val="Refdecomentario"/>
        </w:rPr>
        <w:annotationRef/>
      </w:r>
      <w:r>
        <w:t>El titulo me suena a “Programa de instrucción de vuelo para pilotos militares”</w:t>
      </w:r>
    </w:p>
  </w:comment>
  <w:comment w:id="61" w:author="David González San Martín" w:date="2023-02-14T17:49:00Z" w:initials="DG">
    <w:p w14:paraId="16EB6F2E" w14:textId="4C22B21D" w:rsidR="00DF0CCB" w:rsidRDefault="00DF0CCB">
      <w:pPr>
        <w:pStyle w:val="Textocomentario"/>
      </w:pPr>
      <w:r>
        <w:rPr>
          <w:rStyle w:val="Refdecomentario"/>
        </w:rPr>
        <w:annotationRef/>
      </w:r>
      <w:r>
        <w:t>Agregar todas las siglas en las definiciones</w:t>
      </w:r>
    </w:p>
  </w:comment>
  <w:comment w:id="62" w:author="Jaime Huenuqueo" w:date="2023-03-23T13:14:00Z" w:initials="JH">
    <w:p w14:paraId="2A9852F6" w14:textId="72BA62BD" w:rsidR="000646A3" w:rsidRDefault="000646A3">
      <w:pPr>
        <w:pStyle w:val="Textocomentario"/>
      </w:pPr>
      <w:r>
        <w:rPr>
          <w:rStyle w:val="Refdecomentario"/>
        </w:rPr>
        <w:annotationRef/>
      </w:r>
      <w:r>
        <w:t>Ok</w:t>
      </w:r>
    </w:p>
  </w:comment>
  <w:comment w:id="63" w:author="Jorge Gorigoitia" w:date="2023-04-13T10:03:00Z" w:initials="JG">
    <w:p w14:paraId="6B229E4A" w14:textId="0AE84D21" w:rsidR="002F5D9F" w:rsidRDefault="002F5D9F">
      <w:pPr>
        <w:pStyle w:val="Textocomentario"/>
      </w:pPr>
      <w:r>
        <w:rPr>
          <w:rStyle w:val="Refdecomentario"/>
        </w:rPr>
        <w:annotationRef/>
      </w:r>
      <w:r>
        <w:t xml:space="preserve">Audio y video </w:t>
      </w:r>
    </w:p>
  </w:comment>
  <w:comment w:id="64" w:author="Leonel Delgado" w:date="2023-02-08T12:25:00Z" w:initials="LD">
    <w:p w14:paraId="7F9A188B" w14:textId="77777777" w:rsidR="00FD2DF1" w:rsidRDefault="00FD2DF1">
      <w:pPr>
        <w:pStyle w:val="Textocomentario"/>
      </w:pPr>
      <w:r>
        <w:rPr>
          <w:rStyle w:val="Refdecomentario"/>
        </w:rPr>
        <w:annotationRef/>
      </w:r>
      <w:r>
        <w:t>Debiera decir “Herramienta computacional”</w:t>
      </w:r>
    </w:p>
    <w:p w14:paraId="249BD817" w14:textId="77777777" w:rsidR="00404D89" w:rsidRDefault="00404D89">
      <w:pPr>
        <w:pStyle w:val="Textocomentario"/>
      </w:pPr>
    </w:p>
    <w:p w14:paraId="0A0DA3F9" w14:textId="5E8D8929" w:rsidR="00404D89" w:rsidRDefault="00404D89">
      <w:pPr>
        <w:pStyle w:val="Textocomentario"/>
      </w:pPr>
      <w:r>
        <w:t>El SOM corresponde a una herramienta. El resto</w:t>
      </w:r>
    </w:p>
    <w:p w14:paraId="274949A9" w14:textId="702AD5CF" w:rsidR="00404D89" w:rsidRDefault="00404D89">
      <w:pPr>
        <w:pStyle w:val="Textocomentario"/>
      </w:pPr>
      <w:r>
        <w:t>Esto de los sistemas nos referiremos como Software.</w:t>
      </w:r>
    </w:p>
  </w:comment>
  <w:comment w:id="65" w:author="Leonel Delgado" w:date="2023-02-08T13:13:00Z" w:initials="LD">
    <w:p w14:paraId="00052109" w14:textId="1C5356C1" w:rsidR="00C4215F" w:rsidRDefault="00C4215F">
      <w:pPr>
        <w:pStyle w:val="Textocomentario"/>
      </w:pPr>
      <w:r>
        <w:rPr>
          <w:rStyle w:val="Refdecomentario"/>
        </w:rPr>
        <w:annotationRef/>
      </w:r>
      <w:r>
        <w:t xml:space="preserve">No </w:t>
      </w:r>
      <w:proofErr w:type="spellStart"/>
      <w:r>
        <w:t>esta</w:t>
      </w:r>
      <w:proofErr w:type="spellEnd"/>
      <w:r>
        <w:t xml:space="preserve"> claro que es lo que hace el Centro de Datos?</w:t>
      </w:r>
    </w:p>
  </w:comment>
  <w:comment w:id="66" w:author="Jaime Huenuqueo" w:date="2023-03-23T13:14:00Z" w:initials="JH">
    <w:p w14:paraId="3210A550" w14:textId="67A64CD4" w:rsidR="000646A3" w:rsidRDefault="000646A3">
      <w:pPr>
        <w:pStyle w:val="Textocomentario"/>
      </w:pPr>
      <w:r>
        <w:rPr>
          <w:rStyle w:val="Refdecomentario"/>
        </w:rPr>
        <w:annotationRef/>
      </w:r>
      <w:r>
        <w:t>Ver requerimientos</w:t>
      </w:r>
    </w:p>
  </w:comment>
  <w:comment w:id="70" w:author="Leonel Delgado" w:date="2023-02-08T13:18:00Z" w:initials="LD">
    <w:p w14:paraId="012BC3CC" w14:textId="6339B66A" w:rsidR="00C4215F" w:rsidRDefault="00C4215F">
      <w:pPr>
        <w:pStyle w:val="Textocomentario"/>
      </w:pPr>
      <w:r>
        <w:rPr>
          <w:rStyle w:val="Refdecomentario"/>
        </w:rPr>
        <w:annotationRef/>
      </w:r>
      <w:r>
        <w:t>Definir que es IACB</w:t>
      </w:r>
    </w:p>
  </w:comment>
  <w:comment w:id="71" w:author="Leonel Delgado" w:date="2023-03-07T08:40:00Z" w:initials="LD">
    <w:p w14:paraId="6BD63321" w14:textId="19557A8F" w:rsidR="00FE2084" w:rsidRDefault="00FE2084" w:rsidP="00FE2084">
      <w:pPr>
        <w:pStyle w:val="Textocomentario"/>
      </w:pPr>
      <w:r>
        <w:rPr>
          <w:rStyle w:val="Refdecomentario"/>
        </w:rPr>
        <w:annotationRef/>
      </w:r>
      <w:r>
        <w:t xml:space="preserve">Instrucción Aérea de Cadetes Básica, </w:t>
      </w:r>
      <w:proofErr w:type="spellStart"/>
      <w:r>
        <w:t>esta</w:t>
      </w:r>
      <w:proofErr w:type="spellEnd"/>
      <w:r>
        <w:t xml:space="preserve"> en el punto 1.4 Definiciones</w:t>
      </w:r>
    </w:p>
  </w:comment>
  <w:comment w:id="72" w:author="Jaime Huenuqueo" w:date="2023-03-23T13:14:00Z" w:initials="JH">
    <w:p w14:paraId="56E384C4" w14:textId="5154E0B8" w:rsidR="000646A3" w:rsidRDefault="000646A3">
      <w:pPr>
        <w:pStyle w:val="Textocomentario"/>
      </w:pPr>
      <w:r>
        <w:rPr>
          <w:rStyle w:val="Refdecomentario"/>
        </w:rPr>
        <w:annotationRef/>
      </w:r>
      <w:r>
        <w:t>Ok</w:t>
      </w:r>
    </w:p>
  </w:comment>
  <w:comment w:id="76" w:author="David González San Martín" w:date="2023-02-14T18:05:00Z" w:initials="DG">
    <w:p w14:paraId="500AD5B0" w14:textId="1F001C79" w:rsidR="00037E4B" w:rsidRDefault="00037E4B">
      <w:pPr>
        <w:pStyle w:val="Textocomentario"/>
      </w:pPr>
      <w:r>
        <w:rPr>
          <w:rStyle w:val="Refdecomentario"/>
        </w:rPr>
        <w:annotationRef/>
      </w:r>
      <w:r>
        <w:rPr>
          <w:rStyle w:val="Refdecomentario"/>
        </w:rPr>
        <w:annotationRef/>
      </w:r>
      <w:r>
        <w:t xml:space="preserve">El sistema tendrá una vida útil de al menos 30 años. </w:t>
      </w:r>
    </w:p>
  </w:comment>
  <w:comment w:id="77" w:author="Jaime Huenuqueo" w:date="2023-03-23T13:16:00Z" w:initials="JH">
    <w:p w14:paraId="2DA38C9C" w14:textId="270F2C5B" w:rsidR="000646A3" w:rsidRDefault="000646A3">
      <w:pPr>
        <w:pStyle w:val="Textocomentario"/>
      </w:pPr>
      <w:r>
        <w:rPr>
          <w:rStyle w:val="Refdecomentario"/>
        </w:rPr>
        <w:annotationRef/>
      </w:r>
      <w:r>
        <w:t>ok</w:t>
      </w:r>
    </w:p>
  </w:comment>
  <w:comment w:id="81" w:author="David González San Martín" w:date="2023-02-14T18:06:00Z" w:initials="DG">
    <w:p w14:paraId="50683574" w14:textId="35C21A50" w:rsidR="00037E4B" w:rsidRDefault="00037E4B">
      <w:pPr>
        <w:pStyle w:val="Textocomentario"/>
      </w:pPr>
      <w:r>
        <w:rPr>
          <w:rStyle w:val="Refdecomentario"/>
        </w:rPr>
        <w:annotationRef/>
      </w:r>
      <w:r>
        <w:t>Finales 2024 y comienzos 2025?</w:t>
      </w:r>
    </w:p>
  </w:comment>
  <w:comment w:id="82" w:author="Jaime Huenuqueo" w:date="2023-03-23T13:16:00Z" w:initials="JH">
    <w:p w14:paraId="0809F9FE" w14:textId="7BA82543" w:rsidR="000646A3" w:rsidRDefault="000646A3">
      <w:pPr>
        <w:pStyle w:val="Textocomentario"/>
      </w:pPr>
      <w:r>
        <w:rPr>
          <w:rStyle w:val="Refdecomentario"/>
        </w:rPr>
        <w:annotationRef/>
      </w:r>
      <w:r>
        <w:t>ok</w:t>
      </w:r>
    </w:p>
  </w:comment>
  <w:comment w:id="89" w:author="Leonel Delgado" w:date="2023-02-08T13:49:00Z" w:initials="LD">
    <w:p w14:paraId="678183F1" w14:textId="7EA26FF6" w:rsidR="005A10AC" w:rsidRDefault="005A10AC">
      <w:pPr>
        <w:pStyle w:val="Textocomentario"/>
      </w:pPr>
      <w:r>
        <w:rPr>
          <w:rStyle w:val="Refdecomentario"/>
        </w:rPr>
        <w:annotationRef/>
      </w:r>
      <w:r>
        <w:t xml:space="preserve">Es un requerimiento no funcional que encaja con un atributo de calidad. Los atributos de calidad </w:t>
      </w:r>
      <w:r w:rsidR="001F55CB">
        <w:t>estarán</w:t>
      </w:r>
      <w:r>
        <w:t xml:space="preserve"> </w:t>
      </w:r>
    </w:p>
    <w:p w14:paraId="10370390" w14:textId="460400B8" w:rsidR="005A10AC" w:rsidRDefault="005A10AC">
      <w:pPr>
        <w:pStyle w:val="Textocomentario"/>
      </w:pPr>
      <w:r>
        <w:t>en la etapa de arquitectura.</w:t>
      </w:r>
    </w:p>
  </w:comment>
  <w:comment w:id="90" w:author="Jaime Huenuqueo" w:date="2023-03-23T13:16:00Z" w:initials="JH">
    <w:p w14:paraId="3F68E965" w14:textId="185ADFAB" w:rsidR="000646A3" w:rsidRDefault="000646A3">
      <w:pPr>
        <w:pStyle w:val="Textocomentario"/>
      </w:pPr>
      <w:r>
        <w:rPr>
          <w:rStyle w:val="Refdecomentario"/>
        </w:rPr>
        <w:annotationRef/>
      </w:r>
      <w:r>
        <w:t>ok</w:t>
      </w:r>
    </w:p>
  </w:comment>
  <w:comment w:id="93" w:author="David González San Martín" w:date="2023-02-14T18:06:00Z" w:initials="DG">
    <w:p w14:paraId="64D463EA" w14:textId="7FEAB8A5" w:rsidR="00037E4B" w:rsidRDefault="00037E4B">
      <w:pPr>
        <w:pStyle w:val="Textocomentario"/>
      </w:pPr>
      <w:r>
        <w:rPr>
          <w:rStyle w:val="Refdecomentario"/>
        </w:rPr>
        <w:annotationRef/>
      </w:r>
      <w:r>
        <w:t>¿Cuáles son los escenarios?</w:t>
      </w:r>
    </w:p>
  </w:comment>
  <w:comment w:id="94" w:author="Leonel Delgado" w:date="2023-03-07T09:33:00Z" w:initials="LD">
    <w:p w14:paraId="28621E21" w14:textId="76767A04" w:rsidR="00C84CEB" w:rsidRDefault="00C84CEB">
      <w:pPr>
        <w:pStyle w:val="Textocomentario"/>
      </w:pPr>
      <w:r>
        <w:rPr>
          <w:rStyle w:val="Refdecomentario"/>
        </w:rPr>
        <w:annotationRef/>
      </w:r>
      <w:r>
        <w:t>Tenemos dos escenarios regionales BAEB y BACA</w:t>
      </w:r>
    </w:p>
  </w:comment>
  <w:comment w:id="97" w:author="Leonel Delgado" w:date="2023-03-07T09:35:00Z" w:initials="LD">
    <w:p w14:paraId="348B6EAD" w14:textId="77777777" w:rsidR="00C84CEB" w:rsidRDefault="00C84CEB">
      <w:pPr>
        <w:pStyle w:val="Textocomentario"/>
      </w:pPr>
      <w:r>
        <w:rPr>
          <w:rStyle w:val="Refdecomentario"/>
        </w:rPr>
        <w:annotationRef/>
      </w:r>
      <w:bookmarkStart w:id="98" w:name="_Hlk129089538"/>
      <w:r>
        <w:t>Creo que esto podrían estar puesto en las definiciones</w:t>
      </w:r>
      <w:r w:rsidR="00F224BF">
        <w:t>,</w:t>
      </w:r>
    </w:p>
    <w:p w14:paraId="702B0AF7" w14:textId="7A5AA5D6" w:rsidR="00F224BF" w:rsidRDefault="00F224BF">
      <w:pPr>
        <w:pStyle w:val="Textocomentario"/>
      </w:pPr>
      <w:r>
        <w:t xml:space="preserve">Además según la revisión del </w:t>
      </w:r>
      <w:proofErr w:type="spellStart"/>
      <w:r>
        <w:t>doc</w:t>
      </w:r>
      <w:proofErr w:type="spellEnd"/>
      <w:r>
        <w:t xml:space="preserve"> SIM y MPS los tipos de usuario deberán estar en un anexo, ya que la mayoría de los sistemas periféricos tiene usuarios</w:t>
      </w:r>
      <w:bookmarkEnd w:id="98"/>
    </w:p>
  </w:comment>
  <w:comment w:id="105" w:author="Jaime Huenuqueo" w:date="2023-01-31T15:07:00Z" w:initials="JH">
    <w:p w14:paraId="163752A4" w14:textId="77777777" w:rsidR="003C024E" w:rsidRDefault="003C024E" w:rsidP="003C024E">
      <w:pPr>
        <w:pStyle w:val="Textocomentario"/>
      </w:pPr>
      <w:r>
        <w:rPr>
          <w:rStyle w:val="Refdecomentario"/>
        </w:rPr>
        <w:annotationRef/>
      </w:r>
      <w:proofErr w:type="spellStart"/>
      <w:r>
        <w:t>Cual</w:t>
      </w:r>
      <w:proofErr w:type="spellEnd"/>
      <w:r>
        <w:t xml:space="preserve"> es la instrumentación de cabina que debe considerarse?</w:t>
      </w:r>
    </w:p>
  </w:comment>
  <w:comment w:id="106" w:author="Jaime Huenuqueo" w:date="2023-03-23T13:19:00Z" w:initials="JH">
    <w:p w14:paraId="44C59BFE" w14:textId="7C598DE5" w:rsidR="004E6513" w:rsidRDefault="004E6513">
      <w:pPr>
        <w:pStyle w:val="Textocomentario"/>
      </w:pPr>
      <w:r>
        <w:rPr>
          <w:rStyle w:val="Refdecomentario"/>
        </w:rPr>
        <w:annotationRef/>
      </w:r>
      <w:r>
        <w:t xml:space="preserve">En los </w:t>
      </w:r>
      <w:proofErr w:type="spellStart"/>
      <w:r>
        <w:t>req</w:t>
      </w:r>
      <w:proofErr w:type="spellEnd"/>
      <w:r>
        <w:t xml:space="preserve"> de sistema debiese estar mejor definido</w:t>
      </w:r>
    </w:p>
  </w:comment>
  <w:comment w:id="111" w:author="David González San Martín" w:date="2023-02-14T18:15:00Z" w:initials="DG">
    <w:p w14:paraId="01AB924F" w14:textId="592C141E" w:rsidR="00676F41" w:rsidRDefault="00676F41">
      <w:pPr>
        <w:pStyle w:val="Textocomentario"/>
      </w:pPr>
      <w:r>
        <w:rPr>
          <w:rStyle w:val="Refdecomentario"/>
        </w:rPr>
        <w:annotationRef/>
      </w:r>
      <w:r>
        <w:t>Qué tipo de mando se usará?</w:t>
      </w:r>
    </w:p>
  </w:comment>
  <w:comment w:id="112" w:author="Jaime Huenuqueo" w:date="2023-03-23T13:21:00Z" w:initials="JH">
    <w:p w14:paraId="7FC841D3" w14:textId="4F120E6E" w:rsidR="004E6513" w:rsidRDefault="004E6513">
      <w:pPr>
        <w:pStyle w:val="Textocomentario"/>
      </w:pPr>
      <w:r>
        <w:rPr>
          <w:rStyle w:val="Refdecomentario"/>
        </w:rPr>
        <w:annotationRef/>
      </w:r>
      <w:r>
        <w:t xml:space="preserve">Esto es parte del diseño, se debe cumplir con que sea forcé </w:t>
      </w:r>
      <w:proofErr w:type="spellStart"/>
      <w:r>
        <w:t>feedback</w:t>
      </w:r>
      <w:proofErr w:type="spellEnd"/>
    </w:p>
  </w:comment>
  <w:comment w:id="113" w:author="Jaime Huenuqueo" w:date="2022-12-26T10:36:00Z" w:initials="JH">
    <w:p w14:paraId="75D341E0" w14:textId="3B8C4C3B" w:rsidR="0097041A" w:rsidRDefault="0097041A">
      <w:pPr>
        <w:pStyle w:val="Textocomentario"/>
      </w:pPr>
      <w:r>
        <w:rPr>
          <w:rStyle w:val="Refdecomentario"/>
        </w:rPr>
        <w:annotationRef/>
      </w:r>
      <w:r>
        <w:t>Existe una especificación para simular este esfuerzo?</w:t>
      </w:r>
    </w:p>
  </w:comment>
  <w:comment w:id="114" w:author="Jaime Huenuqueo" w:date="2023-03-23T13:21:00Z" w:initials="JH">
    <w:p w14:paraId="06C81D70" w14:textId="495F8F1E" w:rsidR="004E6513" w:rsidRDefault="004E6513">
      <w:pPr>
        <w:pStyle w:val="Textocomentario"/>
      </w:pPr>
      <w:r>
        <w:rPr>
          <w:rStyle w:val="Refdecomentario"/>
        </w:rPr>
        <w:annotationRef/>
      </w:r>
      <w:r>
        <w:t>DAN-60</w:t>
      </w:r>
    </w:p>
  </w:comment>
  <w:comment w:id="116" w:author="David González San Martín" w:date="2023-02-14T18:21:00Z" w:initials="DG">
    <w:p w14:paraId="3D0BB287" w14:textId="230633D7" w:rsidR="00E7640E" w:rsidRDefault="00E7640E">
      <w:pPr>
        <w:pStyle w:val="Textocomentario"/>
      </w:pPr>
      <w:r>
        <w:rPr>
          <w:rStyle w:val="Refdecomentario"/>
        </w:rPr>
        <w:annotationRef/>
      </w:r>
      <w:r>
        <w:t xml:space="preserve">Cómo se comunicará? </w:t>
      </w:r>
    </w:p>
  </w:comment>
  <w:comment w:id="117" w:author="Leonel Delgado" w:date="2023-03-07T09:42:00Z" w:initials="LD">
    <w:p w14:paraId="3E84E412" w14:textId="69C0337A" w:rsidR="00C84CEB" w:rsidRDefault="00C84CEB">
      <w:pPr>
        <w:pStyle w:val="Textocomentario"/>
      </w:pPr>
      <w:r>
        <w:rPr>
          <w:rStyle w:val="Refdecomentario"/>
        </w:rPr>
        <w:annotationRef/>
      </w:r>
      <w:r>
        <w:t xml:space="preserve">Las comunicaciones serán a </w:t>
      </w:r>
      <w:r w:rsidR="0060700C">
        <w:t>través</w:t>
      </w:r>
      <w:r>
        <w:t xml:space="preserve"> de </w:t>
      </w:r>
      <w:r w:rsidR="0060700C">
        <w:t xml:space="preserve">llamadas de servicios mediante el canal de comunicación HTTP. Esto </w:t>
      </w:r>
      <w:proofErr w:type="spellStart"/>
      <w:r w:rsidR="0060700C">
        <w:t>esta</w:t>
      </w:r>
      <w:proofErr w:type="spellEnd"/>
      <w:r w:rsidR="0060700C">
        <w:t xml:space="preserve"> definido en el documento de arquitectura de software</w:t>
      </w:r>
    </w:p>
  </w:comment>
  <w:comment w:id="120" w:author="Jaime Huenuqueo" w:date="2023-01-31T15:12:00Z" w:initials="JH">
    <w:p w14:paraId="3ABC2BA3" w14:textId="77777777" w:rsidR="009A7DE2" w:rsidRDefault="00FF2390" w:rsidP="002A0612">
      <w:pPr>
        <w:pStyle w:val="Textocomentario"/>
      </w:pPr>
      <w:r>
        <w:rPr>
          <w:rStyle w:val="Refdecomentario"/>
        </w:rPr>
        <w:annotationRef/>
      </w:r>
      <w:r w:rsidR="009A7DE2">
        <w:t xml:space="preserve">No entiendo a </w:t>
      </w:r>
      <w:proofErr w:type="spellStart"/>
      <w:r w:rsidR="009A7DE2">
        <w:t>que</w:t>
      </w:r>
      <w:proofErr w:type="spellEnd"/>
      <w:r w:rsidR="009A7DE2">
        <w:t xml:space="preserve"> se refiere este párrafo del contrato</w:t>
      </w:r>
    </w:p>
  </w:comment>
  <w:comment w:id="121" w:author="local\manuel.gonzalez" w:date="2023-04-12T15:57:00Z" w:initials="MG">
    <w:p w14:paraId="6D813E0C" w14:textId="77777777" w:rsidR="009A7DE2" w:rsidRDefault="009A7DE2" w:rsidP="00CA34D3">
      <w:pPr>
        <w:pStyle w:val="Textocomentario"/>
      </w:pPr>
      <w:r>
        <w:rPr>
          <w:rStyle w:val="Refdecomentario"/>
        </w:rPr>
        <w:annotationRef/>
      </w:r>
      <w:r>
        <w:rPr>
          <w:lang w:val="es-CL"/>
        </w:rPr>
        <w:t>SAF es el Servicio Aéreo Fotogramétrico</w:t>
      </w:r>
    </w:p>
  </w:comment>
  <w:comment w:id="128" w:author="Jaime Huenuqueo" w:date="2022-12-26T10:38:00Z" w:initials="JH">
    <w:p w14:paraId="0C0EB3DC" w14:textId="77777777" w:rsidR="0097041A" w:rsidRDefault="0097041A">
      <w:pPr>
        <w:pStyle w:val="Textocomentario"/>
      </w:pPr>
      <w:r>
        <w:rPr>
          <w:rStyle w:val="Refdecomentario"/>
        </w:rPr>
        <w:annotationRef/>
      </w:r>
      <w:r>
        <w:t>¿Cómo cuál?. Ejemplo: ¿?</w:t>
      </w:r>
    </w:p>
    <w:p w14:paraId="787DB397" w14:textId="38AE26AE" w:rsidR="001F55CB" w:rsidRDefault="001F55CB">
      <w:pPr>
        <w:pStyle w:val="Textocomentario"/>
      </w:pPr>
    </w:p>
  </w:comment>
  <w:comment w:id="129" w:author="Leonel Delgado" w:date="2023-02-08T14:06:00Z" w:initials="LD">
    <w:p w14:paraId="2B16BFD0" w14:textId="3247B69D" w:rsidR="001F55CB" w:rsidRDefault="001F55CB">
      <w:pPr>
        <w:pStyle w:val="Textocomentario"/>
      </w:pPr>
      <w:r>
        <w:rPr>
          <w:rStyle w:val="Refdecomentario"/>
        </w:rPr>
        <w:annotationRef/>
      </w:r>
      <w:r>
        <w:t>Acá hay que separar  el software 2 dos contextos: Front-</w:t>
      </w:r>
      <w:proofErr w:type="spellStart"/>
      <w:r>
        <w:t>End</w:t>
      </w:r>
      <w:proofErr w:type="spellEnd"/>
      <w:r>
        <w:t xml:space="preserve"> y Back-</w:t>
      </w:r>
      <w:proofErr w:type="spellStart"/>
      <w:r>
        <w:t>End</w:t>
      </w:r>
      <w:proofErr w:type="spellEnd"/>
      <w:r>
        <w:t xml:space="preserve"> y cada frente se va a desarrollar con tecnología actual y esto se va a indicar en el diseño arquitectónico</w:t>
      </w:r>
    </w:p>
  </w:comment>
  <w:comment w:id="130" w:author="Jaime Huenuqueo" w:date="2023-03-23T13:46:00Z" w:initials="JH">
    <w:p w14:paraId="08A5C312" w14:textId="0C7D45A1" w:rsidR="00F3521D" w:rsidRDefault="00F3521D">
      <w:pPr>
        <w:pStyle w:val="Textocomentario"/>
      </w:pPr>
      <w:r>
        <w:rPr>
          <w:rStyle w:val="Refdecomentario"/>
        </w:rPr>
        <w:annotationRef/>
      </w:r>
      <w:r>
        <w:t>Ok</w:t>
      </w:r>
    </w:p>
  </w:comment>
  <w:comment w:id="132" w:author="David González San Martín" w:date="2023-02-14T18:33:00Z" w:initials="DG">
    <w:p w14:paraId="4DDDF29C" w14:textId="348B5652" w:rsidR="005703A0" w:rsidRDefault="005703A0">
      <w:pPr>
        <w:pStyle w:val="Textocomentario"/>
      </w:pPr>
      <w:r>
        <w:rPr>
          <w:rStyle w:val="Refdecomentario"/>
        </w:rPr>
        <w:annotationRef/>
      </w:r>
      <w:r>
        <w:t>Algún perfil determinado? Debido a los protocolos de seguridad, no cualquiera podría hacer esto.</w:t>
      </w:r>
    </w:p>
  </w:comment>
  <w:comment w:id="133" w:author="Jaime Huenuqueo" w:date="2023-03-23T13:47:00Z" w:initials="JH">
    <w:p w14:paraId="6192CA05" w14:textId="4751D75A" w:rsidR="00F3521D" w:rsidRDefault="00F3521D">
      <w:pPr>
        <w:pStyle w:val="Textocomentario"/>
      </w:pPr>
      <w:r>
        <w:rPr>
          <w:rStyle w:val="Refdecomentario"/>
        </w:rPr>
        <w:annotationRef/>
      </w:r>
      <w:r>
        <w:t>Esto quedará definido cuando se especifiquen los diferentes usuarios que interactuarán en el sistema y sus atributos.</w:t>
      </w:r>
    </w:p>
  </w:comment>
  <w:comment w:id="137" w:author="Leonel Delgado" w:date="2023-02-08T14:10:00Z" w:initials="LD">
    <w:p w14:paraId="01274196" w14:textId="2210C02F" w:rsidR="004816C0" w:rsidRDefault="004816C0">
      <w:pPr>
        <w:pStyle w:val="Textocomentario"/>
      </w:pPr>
      <w:r>
        <w:rPr>
          <w:rStyle w:val="Refdecomentario"/>
        </w:rPr>
        <w:annotationRef/>
      </w:r>
      <w:r>
        <w:t xml:space="preserve">Acá se explicitita el uso del motor geoespacial </w:t>
      </w:r>
      <w:proofErr w:type="spellStart"/>
      <w:r>
        <w:t>Luciad</w:t>
      </w:r>
      <w:proofErr w:type="spellEnd"/>
      <w:r>
        <w:t xml:space="preserve"> (Front-</w:t>
      </w:r>
      <w:proofErr w:type="spellStart"/>
      <w:r>
        <w:t>End</w:t>
      </w:r>
      <w:proofErr w:type="spellEnd"/>
      <w:r>
        <w:t xml:space="preserve">), por tanto el requerimiento 002 no aplica  </w:t>
      </w:r>
    </w:p>
  </w:comment>
  <w:comment w:id="138" w:author="Jaime Huenuqueo" w:date="2023-03-23T13:52:00Z" w:initials="JH">
    <w:p w14:paraId="2FDB4542" w14:textId="7ECBE21D" w:rsidR="008C7455" w:rsidRDefault="008C7455">
      <w:pPr>
        <w:pStyle w:val="Textocomentario"/>
      </w:pPr>
      <w:r>
        <w:rPr>
          <w:rStyle w:val="Refdecomentario"/>
        </w:rPr>
        <w:annotationRef/>
      </w:r>
      <w:r>
        <w:t>Ok</w:t>
      </w:r>
    </w:p>
  </w:comment>
  <w:comment w:id="140" w:author="David González San Martín" w:date="2023-02-14T18:36:00Z" w:initials="DG">
    <w:p w14:paraId="4AA9FE15" w14:textId="263F5595" w:rsidR="005703A0" w:rsidRDefault="005703A0">
      <w:pPr>
        <w:pStyle w:val="Textocomentario"/>
      </w:pPr>
      <w:r>
        <w:rPr>
          <w:rStyle w:val="Refdecomentario"/>
        </w:rPr>
        <w:annotationRef/>
      </w:r>
      <w:r>
        <w:t xml:space="preserve">Qué perfiles podrán realizar esta acción (imprimir y exportar a Tablet, celular, </w:t>
      </w:r>
      <w:proofErr w:type="spellStart"/>
      <w:r>
        <w:t>etc</w:t>
      </w:r>
      <w:proofErr w:type="spellEnd"/>
      <w:r>
        <w:t>). Por políticas de seguridad de la información.</w:t>
      </w:r>
    </w:p>
  </w:comment>
  <w:comment w:id="141" w:author="Jaime Huenuqueo" w:date="2023-03-23T13:51:00Z" w:initials="JH">
    <w:p w14:paraId="342ACC81" w14:textId="10E562CC" w:rsidR="00F3521D" w:rsidRDefault="00F3521D">
      <w:pPr>
        <w:pStyle w:val="Textocomentario"/>
      </w:pPr>
      <w:r>
        <w:rPr>
          <w:rStyle w:val="Refdecomentario"/>
        </w:rPr>
        <w:annotationRef/>
      </w:r>
      <w:r>
        <w:t xml:space="preserve">Respuesta </w:t>
      </w:r>
      <w:proofErr w:type="spellStart"/>
      <w:r>
        <w:t>idem</w:t>
      </w:r>
      <w:proofErr w:type="spellEnd"/>
      <w:r>
        <w:t xml:space="preserve"> al 03</w:t>
      </w:r>
    </w:p>
  </w:comment>
  <w:comment w:id="148" w:author="Jaime Huenuqueo" w:date="2022-12-26T10:40:00Z" w:initials="JH">
    <w:p w14:paraId="66A0F3D0" w14:textId="172D4F18" w:rsidR="00822382" w:rsidRDefault="00822382">
      <w:pPr>
        <w:pStyle w:val="Textocomentario"/>
      </w:pPr>
      <w:r>
        <w:rPr>
          <w:rStyle w:val="Refdecomentario"/>
        </w:rPr>
        <w:annotationRef/>
      </w:r>
      <w:r>
        <w:t>Se debe definir “otros”</w:t>
      </w:r>
    </w:p>
  </w:comment>
  <w:comment w:id="150" w:author="Jaime Huenuqueo" w:date="2022-12-26T10:40:00Z" w:initials="JH">
    <w:p w14:paraId="40400F87" w14:textId="0294DE0B" w:rsidR="00822382" w:rsidRDefault="00822382">
      <w:pPr>
        <w:pStyle w:val="Textocomentario"/>
      </w:pPr>
      <w:r>
        <w:rPr>
          <w:rStyle w:val="Refdecomentario"/>
        </w:rPr>
        <w:annotationRef/>
      </w:r>
      <w:r>
        <w:t xml:space="preserve">Qué características, limitaciones tienen los vuelos acrobáticos que influyan en el sistema de </w:t>
      </w:r>
      <w:proofErr w:type="spellStart"/>
      <w:r>
        <w:t>debriefing</w:t>
      </w:r>
      <w:proofErr w:type="spellEnd"/>
    </w:p>
  </w:comment>
  <w:comment w:id="153" w:author="David González San Martín" w:date="2023-02-14T18:39:00Z" w:initials="DG">
    <w:p w14:paraId="6B9C1FE3" w14:textId="5E12CFB9" w:rsidR="005703A0" w:rsidRDefault="005703A0">
      <w:pPr>
        <w:pStyle w:val="Textocomentario"/>
      </w:pPr>
      <w:r>
        <w:rPr>
          <w:rStyle w:val="Refdecomentario"/>
        </w:rPr>
        <w:annotationRef/>
      </w:r>
      <w:r>
        <w:t>Protocolos de seguridad.</w:t>
      </w:r>
    </w:p>
  </w:comment>
  <w:comment w:id="154" w:author="Jaime Huenuqueo" w:date="2023-03-23T13:53:00Z" w:initials="JH">
    <w:p w14:paraId="53E7FC64" w14:textId="21B3C87B" w:rsidR="000E56AC" w:rsidRDefault="000E56AC">
      <w:pPr>
        <w:pStyle w:val="Textocomentario"/>
      </w:pPr>
      <w:r>
        <w:rPr>
          <w:rStyle w:val="Refdecomentario"/>
        </w:rPr>
        <w:annotationRef/>
      </w:r>
      <w:r>
        <w:t>Los permisos se definirán en un documento exclusivo de usuarios</w:t>
      </w:r>
    </w:p>
  </w:comment>
  <w:comment w:id="152" w:author="David González San Martín" w:date="2023-04-19T11:31:00Z" w:initials="DG">
    <w:p w14:paraId="63500D62" w14:textId="77777777" w:rsidR="0080371B" w:rsidRDefault="0080371B">
      <w:pPr>
        <w:pStyle w:val="Textocomentario"/>
      </w:pPr>
      <w:r>
        <w:rPr>
          <w:rStyle w:val="Refdecomentario"/>
        </w:rPr>
        <w:annotationRef/>
      </w:r>
      <w:proofErr w:type="gramStart"/>
      <w:r>
        <w:t>La data que se carga desde dónde?</w:t>
      </w:r>
      <w:proofErr w:type="gramEnd"/>
    </w:p>
    <w:p w14:paraId="18AD0F4F" w14:textId="668A50F1" w:rsidR="0080371B" w:rsidRDefault="0080371B">
      <w:pPr>
        <w:pStyle w:val="Textocomentario"/>
      </w:pPr>
    </w:p>
  </w:comment>
  <w:comment w:id="157" w:author="David González San Martín" w:date="2023-02-14T18:42:00Z" w:initials="DG">
    <w:p w14:paraId="3C0D0FBB" w14:textId="690DA2EC" w:rsidR="003E77C6" w:rsidRDefault="003E77C6">
      <w:pPr>
        <w:pStyle w:val="Textocomentario"/>
      </w:pPr>
      <w:r>
        <w:rPr>
          <w:rStyle w:val="Refdecomentario"/>
        </w:rPr>
        <w:annotationRef/>
      </w:r>
      <w:proofErr w:type="gramStart"/>
      <w:r>
        <w:t>A qué progresión?</w:t>
      </w:r>
      <w:proofErr w:type="gramEnd"/>
      <w:r>
        <w:t xml:space="preserve"> En qué formato se guardará y cómo se visualizará?</w:t>
      </w:r>
    </w:p>
  </w:comment>
  <w:comment w:id="158" w:author="Jaime Huenuqueo" w:date="2023-03-23T13:55:00Z" w:initials="JH">
    <w:p w14:paraId="341F3C7B" w14:textId="658BD023" w:rsidR="000E56AC" w:rsidRDefault="000E56AC">
      <w:pPr>
        <w:pStyle w:val="Textocomentario"/>
      </w:pPr>
      <w:r>
        <w:rPr>
          <w:rStyle w:val="Refdecomentario"/>
        </w:rPr>
        <w:annotationRef/>
      </w:r>
      <w:r>
        <w:t>Esto es parte de los requerimientos de SW, aquí el usuario declara la intención, luego especificaremos el formato.</w:t>
      </w:r>
    </w:p>
  </w:comment>
  <w:comment w:id="160" w:author="Leonel Delgado" w:date="2023-03-07T15:43:00Z" w:initials="LD">
    <w:p w14:paraId="681C9F2E" w14:textId="442A4A27" w:rsidR="00CD57C4" w:rsidRDefault="00CD57C4">
      <w:pPr>
        <w:pStyle w:val="Textocomentario"/>
      </w:pPr>
      <w:r>
        <w:rPr>
          <w:rStyle w:val="Refdecomentario"/>
        </w:rPr>
        <w:annotationRef/>
      </w:r>
      <w:r>
        <w:t>Debe decir sistema.</w:t>
      </w:r>
    </w:p>
  </w:comment>
  <w:comment w:id="161" w:author="Jaime Huenuqueo" w:date="2023-03-23T13:56:00Z" w:initials="JH">
    <w:p w14:paraId="06E66F85" w14:textId="055AE973" w:rsidR="000E56AC" w:rsidRDefault="000E56AC">
      <w:pPr>
        <w:pStyle w:val="Textocomentario"/>
      </w:pPr>
      <w:r>
        <w:rPr>
          <w:rStyle w:val="Refdecomentario"/>
        </w:rPr>
        <w:annotationRef/>
      </w:r>
      <w:r>
        <w:t>ok</w:t>
      </w:r>
    </w:p>
  </w:comment>
  <w:comment w:id="162" w:author="David González San Martín" w:date="2023-04-19T12:05:00Z" w:initials="DG">
    <w:p w14:paraId="3F3A1FF2" w14:textId="66A6F2D9" w:rsidR="000A14CC" w:rsidRDefault="000A14CC">
      <w:pPr>
        <w:pStyle w:val="Textocomentario"/>
      </w:pPr>
      <w:r>
        <w:rPr>
          <w:rStyle w:val="Refdecomentario"/>
        </w:rPr>
        <w:annotationRef/>
      </w:r>
      <w:r>
        <w:t>dar más antecedentes</w:t>
      </w:r>
    </w:p>
  </w:comment>
  <w:comment w:id="163" w:author="Jaime Huenuqueo" w:date="2022-12-26T10:42:00Z" w:initials="JH">
    <w:p w14:paraId="08932D92" w14:textId="4326B173" w:rsidR="00822382" w:rsidRDefault="00822382">
      <w:pPr>
        <w:pStyle w:val="Textocomentario"/>
      </w:pPr>
      <w:r>
        <w:rPr>
          <w:rStyle w:val="Refdecomentario"/>
        </w:rPr>
        <w:annotationRef/>
      </w:r>
      <w:proofErr w:type="gramStart"/>
      <w:r>
        <w:t>Qué significa esto?</w:t>
      </w:r>
      <w:proofErr w:type="gramEnd"/>
    </w:p>
  </w:comment>
  <w:comment w:id="167" w:author="David González San Martín" w:date="2023-04-19T12:12:00Z" w:initials="DG">
    <w:p w14:paraId="4D0172EE" w14:textId="457C49E0" w:rsidR="000A14CC" w:rsidRDefault="000A14CC">
      <w:pPr>
        <w:pStyle w:val="Textocomentario"/>
      </w:pPr>
      <w:r>
        <w:rPr>
          <w:rStyle w:val="Refdecomentario"/>
        </w:rPr>
        <w:annotationRef/>
      </w:r>
      <w:r>
        <w:t>El A/C no aparece en las definiciones. Debería estar más detallado el Requerimiento.</w:t>
      </w:r>
    </w:p>
  </w:comment>
  <w:comment w:id="168" w:author="David González San Martín" w:date="2023-02-14T18:46:00Z" w:initials="DG">
    <w:p w14:paraId="164A2CBA" w14:textId="54F8B617" w:rsidR="00D3147C" w:rsidRDefault="00D3147C">
      <w:pPr>
        <w:pStyle w:val="Textocomentario"/>
      </w:pPr>
      <w:r>
        <w:rPr>
          <w:rStyle w:val="Refdecomentario"/>
        </w:rPr>
        <w:annotationRef/>
      </w:r>
      <w:proofErr w:type="gramStart"/>
      <w:r>
        <w:t>Tasa de envío?</w:t>
      </w:r>
      <w:proofErr w:type="gramEnd"/>
      <w:r>
        <w:t xml:space="preserve"> Será configurable?</w:t>
      </w:r>
    </w:p>
  </w:comment>
  <w:comment w:id="169" w:author="Jaime Huenuqueo" w:date="2022-12-26T10:44:00Z" w:initials="JH">
    <w:p w14:paraId="4952FE0C" w14:textId="062F100A" w:rsidR="00822382" w:rsidRDefault="00822382">
      <w:pPr>
        <w:pStyle w:val="Textocomentario"/>
      </w:pPr>
      <w:r>
        <w:rPr>
          <w:rStyle w:val="Refdecomentario"/>
        </w:rPr>
        <w:annotationRef/>
      </w:r>
      <w:r>
        <w:t>Qué es el A/C?</w:t>
      </w:r>
    </w:p>
  </w:comment>
  <w:comment w:id="172" w:author="Jaime Huenuqueo" w:date="2022-12-26T10:45:00Z" w:initials="JH">
    <w:p w14:paraId="56870F3F" w14:textId="54F49B9C" w:rsidR="00822382" w:rsidRDefault="00822382">
      <w:pPr>
        <w:pStyle w:val="Textocomentario"/>
      </w:pPr>
      <w:r>
        <w:rPr>
          <w:rStyle w:val="Refdecomentario"/>
        </w:rPr>
        <w:annotationRef/>
      </w:r>
      <w:r>
        <w:t xml:space="preserve">Si no hay </w:t>
      </w:r>
      <w:proofErr w:type="spellStart"/>
      <w:r>
        <w:t>limite</w:t>
      </w:r>
      <w:proofErr w:type="spellEnd"/>
      <w:r>
        <w:t xml:space="preserve"> de distancia, porque hay que definir un radio de alcance?</w:t>
      </w:r>
    </w:p>
  </w:comment>
  <w:comment w:id="171" w:author="David González San Martín" w:date="2023-04-19T14:08:00Z" w:initials="DG">
    <w:p w14:paraId="5495D1E7" w14:textId="483AF330" w:rsidR="00CD30F1" w:rsidRDefault="00CD30F1">
      <w:pPr>
        <w:pStyle w:val="Textocomentario"/>
      </w:pPr>
      <w:r>
        <w:rPr>
          <w:rStyle w:val="Refdecomentario"/>
        </w:rPr>
        <w:annotationRef/>
      </w:r>
      <w:proofErr w:type="gramStart"/>
      <w:r>
        <w:t>Límite de distancia se requiere a “Límite de trayectoria”??</w:t>
      </w:r>
      <w:proofErr w:type="gramEnd"/>
      <w:r>
        <w:t xml:space="preserve"> Especificar mejor este requerimiento. </w:t>
      </w:r>
    </w:p>
  </w:comment>
  <w:comment w:id="174" w:author="Leonel Delgado" w:date="2023-03-08T09:12:00Z" w:initials="LD">
    <w:p w14:paraId="747C9856" w14:textId="2ACCB6FD" w:rsidR="0028311E" w:rsidRDefault="0028311E">
      <w:pPr>
        <w:pStyle w:val="Textocomentario"/>
      </w:pPr>
      <w:r>
        <w:rPr>
          <w:rStyle w:val="Refdecomentario"/>
        </w:rPr>
        <w:annotationRef/>
      </w:r>
      <w:proofErr w:type="spellStart"/>
      <w:proofErr w:type="gramStart"/>
      <w:r>
        <w:t>Cuales</w:t>
      </w:r>
      <w:proofErr w:type="spellEnd"/>
      <w:r>
        <w:t xml:space="preserve"> son las características de </w:t>
      </w:r>
      <w:proofErr w:type="spellStart"/>
      <w:r>
        <w:t>Spidertrack</w:t>
      </w:r>
      <w:proofErr w:type="spellEnd"/>
      <w:r>
        <w:t>?</w:t>
      </w:r>
      <w:proofErr w:type="gramEnd"/>
    </w:p>
  </w:comment>
  <w:comment w:id="176" w:author="David González San Martín" w:date="2023-02-14T18:48:00Z" w:initials="DG">
    <w:p w14:paraId="580AADA1" w14:textId="20B6CC03" w:rsidR="00D3147C" w:rsidRDefault="00D3147C">
      <w:pPr>
        <w:pStyle w:val="Textocomentario"/>
      </w:pPr>
      <w:r>
        <w:rPr>
          <w:rStyle w:val="Refdecomentario"/>
        </w:rPr>
        <w:annotationRef/>
      </w:r>
      <w:r>
        <w:t xml:space="preserve">Definir una distancia </w:t>
      </w:r>
      <w:proofErr w:type="spellStart"/>
      <w:r>
        <w:t>máx</w:t>
      </w:r>
      <w:proofErr w:type="spellEnd"/>
      <w:r>
        <w:t xml:space="preserve"> de desviación antes de dar la alerta.</w:t>
      </w:r>
    </w:p>
  </w:comment>
  <w:comment w:id="178" w:author="Leonel Delgado" w:date="2023-02-08T14:31:00Z" w:initials="LD">
    <w:p w14:paraId="0F19BB4C" w14:textId="2D563F00" w:rsidR="00FF5145" w:rsidRDefault="00FF5145" w:rsidP="000707E4">
      <w:pPr>
        <w:pStyle w:val="Textocomentario"/>
      </w:pPr>
      <w:r>
        <w:rPr>
          <w:rStyle w:val="Refdecomentario"/>
        </w:rPr>
        <w:annotationRef/>
      </w:r>
      <w:r w:rsidR="000707E4">
        <w:t>¿A qué se refiere que sea compatible?</w:t>
      </w:r>
    </w:p>
  </w:comment>
  <w:comment w:id="182" w:author="David González San Martín" w:date="2023-02-14T19:13:00Z" w:initials="DG">
    <w:p w14:paraId="0B2CA541" w14:textId="77777777" w:rsidR="00F463ED" w:rsidRDefault="00F463ED">
      <w:pPr>
        <w:pStyle w:val="Textocomentario"/>
      </w:pPr>
      <w:r>
        <w:rPr>
          <w:rStyle w:val="Refdecomentario"/>
        </w:rPr>
        <w:annotationRef/>
      </w:r>
      <w:r>
        <w:t>Qué debe estar concebido?</w:t>
      </w:r>
    </w:p>
    <w:p w14:paraId="742A2FB9" w14:textId="77777777" w:rsidR="00CB3D73" w:rsidRDefault="00CB3D73">
      <w:pPr>
        <w:pStyle w:val="Textocomentario"/>
      </w:pPr>
    </w:p>
    <w:p w14:paraId="3EAC80A0" w14:textId="28EF6362" w:rsidR="00CB3D73" w:rsidRDefault="00CB3D73">
      <w:pPr>
        <w:pStyle w:val="Textocomentario"/>
      </w:pPr>
      <w:r>
        <w:t>Dos tipos de usuarios pilotos y mantenedores (se deben incluir las especialidades).</w:t>
      </w:r>
    </w:p>
  </w:comment>
  <w:comment w:id="183" w:author="Jaime Huenuqueo" w:date="2023-03-23T13:57:00Z" w:initials="JH">
    <w:p w14:paraId="496608C5" w14:textId="24BF519A" w:rsidR="000E56AC" w:rsidRDefault="000E56AC">
      <w:pPr>
        <w:pStyle w:val="Textocomentario"/>
      </w:pPr>
      <w:r>
        <w:rPr>
          <w:rStyle w:val="Refdecomentario"/>
        </w:rPr>
        <w:annotationRef/>
      </w:r>
      <w:r>
        <w:t>Esto estará definido en un documento de definición y atributos de usuario</w:t>
      </w:r>
    </w:p>
  </w:comment>
  <w:comment w:id="184" w:author="Jaime Huenuqueo" w:date="2022-12-26T10:46:00Z" w:initials="JH">
    <w:p w14:paraId="77341285" w14:textId="451A6071" w:rsidR="00822382" w:rsidRDefault="00822382">
      <w:pPr>
        <w:pStyle w:val="Textocomentario"/>
      </w:pPr>
      <w:r>
        <w:rPr>
          <w:rStyle w:val="Refdecomentario"/>
        </w:rPr>
        <w:annotationRef/>
      </w:r>
      <w:r>
        <w:t>En términos prácticos que significa?. Formas de visualizar la información?</w:t>
      </w:r>
    </w:p>
  </w:comment>
  <w:comment w:id="185" w:author="Jaime Huenuqueo" w:date="2023-04-12T10:49:00Z" w:initials="JH">
    <w:p w14:paraId="6A0E19B3" w14:textId="7FC12D8A" w:rsidR="00E81E0B" w:rsidRDefault="00E81E0B">
      <w:pPr>
        <w:pStyle w:val="Textocomentario"/>
      </w:pPr>
      <w:r>
        <w:rPr>
          <w:rStyle w:val="Refdecomentario"/>
        </w:rPr>
        <w:annotationRef/>
      </w:r>
      <w:r>
        <w:t>Contenido</w:t>
      </w:r>
    </w:p>
  </w:comment>
  <w:comment w:id="190" w:author="Leonel Delgado" w:date="2023-03-08T10:06:00Z" w:initials="LD">
    <w:p w14:paraId="499C7AC8" w14:textId="0A2833B8" w:rsidR="00DC7900" w:rsidRDefault="00DC7900">
      <w:pPr>
        <w:pStyle w:val="Textocomentario"/>
      </w:pPr>
      <w:r>
        <w:rPr>
          <w:rStyle w:val="Refdecomentario"/>
        </w:rPr>
        <w:annotationRef/>
      </w:r>
      <w:r>
        <w:t xml:space="preserve">Este requerimiento esta más completo en los  requerimientos de usuario </w:t>
      </w:r>
      <w:r>
        <w:rPr>
          <w:color w:val="000000"/>
          <w:sz w:val="27"/>
          <w:szCs w:val="27"/>
        </w:rPr>
        <w:t>SR-SOM-00</w:t>
      </w:r>
    </w:p>
  </w:comment>
  <w:comment w:id="191" w:author="David González San Martín" w:date="2023-02-14T19:15:00Z" w:initials="DG">
    <w:p w14:paraId="79738B00" w14:textId="40B70BB2" w:rsidR="00F463ED" w:rsidRDefault="00F463ED">
      <w:pPr>
        <w:pStyle w:val="Textocomentario"/>
      </w:pPr>
      <w:r>
        <w:rPr>
          <w:rStyle w:val="Refdecomentario"/>
        </w:rPr>
        <w:annotationRef/>
      </w:r>
      <w:r>
        <w:t xml:space="preserve">Declarar protocolos de seguridad aplicables al SOM. </w:t>
      </w:r>
    </w:p>
  </w:comment>
  <w:comment w:id="192" w:author="Jaime Huenuqueo" w:date="2023-03-23T13:58:00Z" w:initials="JH">
    <w:p w14:paraId="0F7301E5" w14:textId="401733AC" w:rsidR="000E56AC" w:rsidRDefault="000E56AC">
      <w:pPr>
        <w:pStyle w:val="Textocomentario"/>
      </w:pPr>
      <w:r>
        <w:rPr>
          <w:rStyle w:val="Refdecomentario"/>
        </w:rPr>
        <w:annotationRef/>
      </w:r>
      <w:r>
        <w:t>La seguridad va a estar determinada por los permisos de usuario y del servicio propiamente tal.</w:t>
      </w:r>
    </w:p>
  </w:comment>
  <w:comment w:id="197" w:author="Leonel Delgado" w:date="2023-03-08T10:29:00Z" w:initials="LD">
    <w:p w14:paraId="2B80AF68" w14:textId="514B4FF6" w:rsidR="009F6295" w:rsidRDefault="009F6295">
      <w:pPr>
        <w:pStyle w:val="Textocomentario"/>
      </w:pPr>
      <w:r>
        <w:rPr>
          <w:rStyle w:val="Refdecomentario"/>
        </w:rPr>
        <w:annotationRef/>
      </w:r>
      <w:r>
        <w:t>Debiera ser sistema</w:t>
      </w:r>
    </w:p>
  </w:comment>
  <w:comment w:id="198" w:author="David González San Martín" w:date="2023-02-14T19:16:00Z" w:initials="DG">
    <w:p w14:paraId="19DFA128" w14:textId="389FD91C" w:rsidR="00F463ED" w:rsidRDefault="00F463ED">
      <w:pPr>
        <w:pStyle w:val="Textocomentario"/>
      </w:pPr>
      <w:r>
        <w:rPr>
          <w:rStyle w:val="Refdecomentario"/>
        </w:rPr>
        <w:annotationRef/>
      </w:r>
      <w:r>
        <w:t xml:space="preserve">Definir los protocolos de seguridad para todos los periféricos. Ya que de nada sirve tener el CDT con protocolos de seguridad si puedo ver y descargar todo en cualquier dispositivo como en los periféricos anteriores. </w:t>
      </w:r>
    </w:p>
  </w:comment>
  <w:comment w:id="199" w:author="Jaime Huenuqueo" w:date="2023-03-23T14:00:00Z" w:initials="JH">
    <w:p w14:paraId="1A22DCE3" w14:textId="754A5391" w:rsidR="00D34773" w:rsidRDefault="00D34773">
      <w:pPr>
        <w:pStyle w:val="Textocomentario"/>
      </w:pPr>
      <w:r>
        <w:rPr>
          <w:rStyle w:val="Refdecomentario"/>
        </w:rPr>
        <w:annotationRef/>
      </w:r>
      <w:r>
        <w:t>Los permisos de usuario determinarán quien baja o sube información. Los protocolos de seguridad forman parte de la arquitectura de la solución.</w:t>
      </w:r>
    </w:p>
  </w:comment>
  <w:comment w:id="200" w:author="David González San Martín" w:date="2023-04-21T11:28:00Z" w:initials="DG">
    <w:p w14:paraId="118154B7" w14:textId="2A390EFD" w:rsidR="00FC4D94" w:rsidRDefault="00FC4D94">
      <w:pPr>
        <w:pStyle w:val="Textocomentario"/>
      </w:pPr>
      <w:r>
        <w:rPr>
          <w:rStyle w:val="Refdecomentario"/>
        </w:rPr>
        <w:annotationRef/>
      </w:r>
      <w:proofErr w:type="gramStart"/>
      <w:r>
        <w:t>Qué se entiende por un correcto y seguro funcionamiento?</w:t>
      </w:r>
      <w:proofErr w:type="gramEnd"/>
    </w:p>
  </w:comment>
  <w:comment w:id="202" w:author="Leonel Delgado" w:date="2023-03-08T10:30:00Z" w:initials="LD">
    <w:p w14:paraId="68C8FB78" w14:textId="7AF0ED0E" w:rsidR="009F6295" w:rsidRDefault="009F6295">
      <w:pPr>
        <w:pStyle w:val="Textocomentario"/>
      </w:pPr>
      <w:r>
        <w:rPr>
          <w:rStyle w:val="Refdecomentario"/>
        </w:rPr>
        <w:annotationRef/>
      </w:r>
      <w:r>
        <w:t>Debiera ser sistema</w:t>
      </w:r>
    </w:p>
  </w:comment>
  <w:comment w:id="203" w:author="David González San Martín" w:date="2023-02-14T19:19:00Z" w:initials="DG">
    <w:p w14:paraId="3CA2A4CE" w14:textId="72A78EBC" w:rsidR="00F463ED" w:rsidRDefault="00F463ED">
      <w:pPr>
        <w:pStyle w:val="Textocomentario"/>
      </w:pPr>
      <w:r>
        <w:rPr>
          <w:rStyle w:val="Refdecomentario"/>
        </w:rPr>
        <w:annotationRef/>
      </w:r>
      <w:r>
        <w:t xml:space="preserve">Alta disponibilidad? </w:t>
      </w:r>
    </w:p>
  </w:comment>
  <w:comment w:id="204" w:author="Jaime Huenuqueo" w:date="2023-03-23T14:02:00Z" w:initials="JH">
    <w:p w14:paraId="4B7EBCDC" w14:textId="034F7DEA" w:rsidR="00D34773" w:rsidRDefault="00D34773">
      <w:pPr>
        <w:pStyle w:val="Textocomentario"/>
      </w:pPr>
      <w:r>
        <w:rPr>
          <w:rStyle w:val="Refdecomentario"/>
        </w:rPr>
        <w:annotationRef/>
      </w:r>
      <w:r>
        <w:t xml:space="preserve">No se menciona </w:t>
      </w:r>
      <w:proofErr w:type="spellStart"/>
      <w:r>
        <w:t>explicitamente</w:t>
      </w:r>
      <w:proofErr w:type="spellEnd"/>
    </w:p>
  </w:comment>
  <w:comment w:id="205" w:author="David González San Martín" w:date="2023-04-21T11:29:00Z" w:initials="DG">
    <w:p w14:paraId="523AFC29" w14:textId="1E13A119" w:rsidR="00FC4D94" w:rsidRDefault="00FC4D94">
      <w:pPr>
        <w:pStyle w:val="Textocomentario"/>
      </w:pPr>
      <w:r>
        <w:rPr>
          <w:rStyle w:val="Refdecomentario"/>
        </w:rPr>
        <w:annotationRef/>
      </w:r>
      <w:proofErr w:type="gramStart"/>
      <w:r>
        <w:t>Sistema de respaldo de información??</w:t>
      </w:r>
      <w:proofErr w:type="gramEnd"/>
    </w:p>
  </w:comment>
  <w:comment w:id="207" w:author="Leonel Delgado" w:date="2023-03-08T10:30:00Z" w:initials="LD">
    <w:p w14:paraId="37F0A03F" w14:textId="608F5B05" w:rsidR="009F6295" w:rsidRDefault="009F6295">
      <w:pPr>
        <w:pStyle w:val="Textocomentario"/>
      </w:pPr>
      <w:r>
        <w:rPr>
          <w:rStyle w:val="Refdecomentario"/>
        </w:rPr>
        <w:annotationRef/>
      </w:r>
      <w:r>
        <w:t>Debiera ser sistema</w:t>
      </w:r>
    </w:p>
  </w:comment>
  <w:comment w:id="211" w:author="Leonel Delgado" w:date="2023-03-08T10:30:00Z" w:initials="LD">
    <w:p w14:paraId="2ABDED8A" w14:textId="34370C6F" w:rsidR="009F6295" w:rsidRDefault="009F6295">
      <w:pPr>
        <w:pStyle w:val="Textocomentario"/>
      </w:pPr>
      <w:r>
        <w:rPr>
          <w:rStyle w:val="Refdecomentario"/>
        </w:rPr>
        <w:annotationRef/>
      </w:r>
      <w:r>
        <w:t>Debiera ser sistema</w:t>
      </w:r>
    </w:p>
  </w:comment>
  <w:comment w:id="209" w:author="Leonel Delgado" w:date="2023-02-08T14:43:00Z" w:initials="LD">
    <w:p w14:paraId="73F3C8EE" w14:textId="77777777" w:rsidR="000707E4" w:rsidRDefault="000707E4">
      <w:pPr>
        <w:pStyle w:val="Textocomentario"/>
      </w:pPr>
      <w:r>
        <w:rPr>
          <w:rStyle w:val="Refdecomentario"/>
        </w:rPr>
        <w:annotationRef/>
      </w:r>
      <w:r>
        <w:t>¿El accesos a usuario son para usuarios Administradores?</w:t>
      </w:r>
    </w:p>
    <w:p w14:paraId="60BB9FB1" w14:textId="24A5501A" w:rsidR="000707E4" w:rsidRDefault="000707E4">
      <w:pPr>
        <w:pStyle w:val="Textocomentario"/>
      </w:pPr>
      <w:r>
        <w:t>¿Para que un usuario(persona) debe tener acceso a los servicios?</w:t>
      </w:r>
    </w:p>
  </w:comment>
  <w:comment w:id="210" w:author="Jaime Huenuqueo" w:date="2023-03-23T14:03:00Z" w:initials="JH">
    <w:p w14:paraId="0356F745" w14:textId="74038CFF" w:rsidR="00D34773" w:rsidRDefault="00D34773">
      <w:pPr>
        <w:pStyle w:val="Textocomentario"/>
      </w:pPr>
      <w:r>
        <w:rPr>
          <w:rStyle w:val="Refdecomentario"/>
        </w:rPr>
        <w:annotationRef/>
      </w:r>
      <w:r>
        <w:t>Se deben definir los permisos y tipos de usuario</w:t>
      </w:r>
    </w:p>
  </w:comment>
  <w:comment w:id="214" w:author="David González San Martín" w:date="2023-02-14T19:21:00Z" w:initials="DG">
    <w:p w14:paraId="52223F9A" w14:textId="5B950FF0" w:rsidR="00C3489F" w:rsidRDefault="00C3489F">
      <w:pPr>
        <w:pStyle w:val="Textocomentario"/>
      </w:pPr>
      <w:r>
        <w:rPr>
          <w:rStyle w:val="Refdecomentario"/>
        </w:rPr>
        <w:annotationRef/>
      </w:r>
      <w:r>
        <w:t>En qué consiste?</w:t>
      </w:r>
    </w:p>
  </w:comment>
  <w:comment w:id="215" w:author="Leonel Delgado" w:date="2023-03-08T10:30:00Z" w:initials="LD">
    <w:p w14:paraId="00F40A87" w14:textId="78CE7E4A" w:rsidR="009F6295" w:rsidRDefault="009F6295">
      <w:pPr>
        <w:pStyle w:val="Textocomentario"/>
      </w:pPr>
      <w:r>
        <w:rPr>
          <w:rStyle w:val="Refdecomentario"/>
        </w:rPr>
        <w:annotationRef/>
      </w:r>
      <w:r>
        <w:t>Debiera explicarse en que consiste el formato USAF y algún ejemplo para complementar bien este requerimiento</w:t>
      </w:r>
    </w:p>
  </w:comment>
  <w:comment w:id="216" w:author="Jaime Huenuqueo" w:date="2023-03-23T14:04:00Z" w:initials="JH">
    <w:p w14:paraId="2A95C586" w14:textId="67E16993" w:rsidR="00347CBE" w:rsidRDefault="00347CBE">
      <w:pPr>
        <w:pStyle w:val="Textocomentario"/>
      </w:pPr>
      <w:r>
        <w:rPr>
          <w:rStyle w:val="Refdecomentario"/>
        </w:rPr>
        <w:annotationRef/>
      </w:r>
      <w:r>
        <w:t>Lo están buscando, de todas formas esto quedará especificado en los requerimiento de SW.</w:t>
      </w:r>
    </w:p>
  </w:comment>
  <w:comment w:id="217" w:author="David González San Martín" w:date="2023-04-19T14:33:00Z" w:initials="DG">
    <w:p w14:paraId="21C4DF17" w14:textId="63CA8503" w:rsidR="007C12C1" w:rsidRDefault="007C12C1">
      <w:pPr>
        <w:pStyle w:val="Textocomentario"/>
      </w:pPr>
      <w:r>
        <w:rPr>
          <w:rStyle w:val="Refdecomentario"/>
        </w:rPr>
        <w:annotationRef/>
      </w:r>
      <w:r>
        <w:t>Qué aeronaves. En el SR-SOT-010 mencionan “el avión”. Aquí mencionan las aeronaves…</w:t>
      </w:r>
    </w:p>
  </w:comment>
  <w:comment w:id="219" w:author="David González San Martín" w:date="2023-02-14T19:22:00Z" w:initials="DG">
    <w:p w14:paraId="5699BF3E" w14:textId="2C5B8121" w:rsidR="00C3489F" w:rsidRDefault="00C3489F">
      <w:pPr>
        <w:pStyle w:val="Textocomentario"/>
      </w:pPr>
      <w:r>
        <w:rPr>
          <w:rStyle w:val="Refdecomentario"/>
        </w:rPr>
        <w:annotationRef/>
      </w:r>
      <w:proofErr w:type="gramStart"/>
      <w:r>
        <w:t>Qué perfil realizará la clasificación?</w:t>
      </w:r>
      <w:proofErr w:type="gramEnd"/>
      <w:r>
        <w:t xml:space="preserve"> (bibliotecario?)</w:t>
      </w:r>
    </w:p>
  </w:comment>
  <w:comment w:id="220" w:author="Jaime Huenuqueo" w:date="2023-03-23T14:05:00Z" w:initials="JH">
    <w:p w14:paraId="049961AE" w14:textId="3DCE5A80" w:rsidR="00347CBE" w:rsidRDefault="00347CBE">
      <w:pPr>
        <w:pStyle w:val="Textocomentario"/>
      </w:pPr>
      <w:r>
        <w:rPr>
          <w:rStyle w:val="Refdecomentario"/>
        </w:rPr>
        <w:annotationRef/>
      </w:r>
      <w:r>
        <w:t>Se debe definir</w:t>
      </w:r>
    </w:p>
  </w:comment>
  <w:comment w:id="222" w:author="David González San Martín" w:date="2023-04-19T15:02:00Z" w:initials="DG">
    <w:p w14:paraId="501C87F7" w14:textId="6B7085D4" w:rsidR="007D74C1" w:rsidRDefault="007D74C1">
      <w:pPr>
        <w:pStyle w:val="Textocomentario"/>
      </w:pPr>
      <w:r>
        <w:rPr>
          <w:rStyle w:val="Refdecomentario"/>
        </w:rPr>
        <w:annotationRef/>
      </w:r>
      <w:proofErr w:type="gramStart"/>
      <w:r>
        <w:t>A qué se refiere publicaciones tipo indicadas???</w:t>
      </w:r>
      <w:proofErr w:type="gramEnd"/>
    </w:p>
  </w:comment>
  <w:comment w:id="223" w:author="David González San Martín" w:date="2023-04-20T12:39:00Z" w:initials="DG">
    <w:p w14:paraId="2B2540B7" w14:textId="76921770" w:rsidR="009C77B5" w:rsidRDefault="009C77B5">
      <w:pPr>
        <w:pStyle w:val="Textocomentario"/>
      </w:pPr>
      <w:r>
        <w:rPr>
          <w:rStyle w:val="Refdecomentario"/>
        </w:rPr>
        <w:annotationRef/>
      </w:r>
      <w:r>
        <w:t>Mejorar redacción de este requerimiento.</w:t>
      </w:r>
    </w:p>
  </w:comment>
  <w:comment w:id="224" w:author="Leonel Delgado" w:date="2023-02-08T14:48:00Z" w:initials="LD">
    <w:p w14:paraId="3DBD3B42" w14:textId="77777777" w:rsidR="000707E4" w:rsidRDefault="000707E4">
      <w:pPr>
        <w:pStyle w:val="Textocomentario"/>
      </w:pPr>
      <w:r>
        <w:rPr>
          <w:rStyle w:val="Refdecomentario"/>
        </w:rPr>
        <w:annotationRef/>
      </w:r>
      <w:r>
        <w:t>A que se refiere:</w:t>
      </w:r>
    </w:p>
    <w:p w14:paraId="6E1558AE" w14:textId="43219A56" w:rsidR="000707E4" w:rsidRDefault="000707E4">
      <w:pPr>
        <w:pStyle w:val="Textocomentario"/>
      </w:pPr>
      <w:r>
        <w:t>¿proveer herramientas para el control de actualizaciones?</w:t>
      </w:r>
    </w:p>
  </w:comment>
  <w:comment w:id="226" w:author="David González San Martín" w:date="2023-04-20T18:09:00Z" w:initials="DG">
    <w:p w14:paraId="683D3ED8" w14:textId="13C571E6" w:rsidR="0013076F" w:rsidRDefault="0013076F">
      <w:pPr>
        <w:pStyle w:val="Textocomentario"/>
      </w:pPr>
      <w:r>
        <w:rPr>
          <w:rStyle w:val="Refdecomentario"/>
        </w:rPr>
        <w:annotationRef/>
      </w:r>
      <w:r>
        <w:t xml:space="preserve">Este requerimiento es ambiguo. Da la opción a incorporar o referenciar OOTT de otros OEM y dependiendo de eso proveer herramientas. </w:t>
      </w:r>
    </w:p>
  </w:comment>
  <w:comment w:id="227" w:author="Leonel Delgado" w:date="2023-03-08T11:34:00Z" w:initials="LD">
    <w:p w14:paraId="5C5178BD" w14:textId="6398EFEB" w:rsidR="002F1E36" w:rsidRDefault="002F1E36">
      <w:pPr>
        <w:pStyle w:val="Textocomentario"/>
      </w:pPr>
      <w:r>
        <w:rPr>
          <w:rStyle w:val="Refdecomentario"/>
        </w:rPr>
        <w:annotationRef/>
      </w:r>
      <w:r>
        <w:t>Cambiar por sistema</w:t>
      </w:r>
    </w:p>
  </w:comment>
  <w:comment w:id="229" w:author="Jaime Huenuqueo" w:date="2022-12-26T14:35:00Z" w:initials="JH">
    <w:p w14:paraId="775806CC" w14:textId="5F89CE10" w:rsidR="00976C44" w:rsidRDefault="00976C44">
      <w:pPr>
        <w:pStyle w:val="Textocomentario"/>
      </w:pPr>
      <w:r>
        <w:rPr>
          <w:rStyle w:val="Refdecomentario"/>
        </w:rPr>
        <w:annotationRef/>
      </w:r>
      <w:r>
        <w:t xml:space="preserve">Simultaneas en </w:t>
      </w:r>
      <w:proofErr w:type="spellStart"/>
      <w:r>
        <w:t>Ingles</w:t>
      </w:r>
      <w:proofErr w:type="spellEnd"/>
      <w:r>
        <w:t xml:space="preserve"> y español?, simultaneas de aquellas ordenes que tengan en común el contenido modificado?</w:t>
      </w:r>
    </w:p>
  </w:comment>
  <w:comment w:id="232" w:author="David González San Martín" w:date="2023-02-14T19:48:00Z" w:initials="DG">
    <w:p w14:paraId="4D6902AD" w14:textId="226D72D7" w:rsidR="005C3CDE" w:rsidRDefault="005C3CDE">
      <w:pPr>
        <w:pStyle w:val="Textocomentario"/>
      </w:pPr>
      <w:r>
        <w:rPr>
          <w:rStyle w:val="Refdecomentario"/>
        </w:rPr>
        <w:annotationRef/>
      </w:r>
      <w:r>
        <w:t>No se entiende bien. ¿Debe contar con capacidad de ser transportado?</w:t>
      </w:r>
    </w:p>
  </w:comment>
  <w:comment w:id="233" w:author="Jaime Huenuqueo" w:date="2023-03-23T14:14:00Z" w:initials="JH">
    <w:p w14:paraId="7C3DBEBC" w14:textId="089A87A4" w:rsidR="00EC3F50" w:rsidRDefault="00EC3F50">
      <w:pPr>
        <w:pStyle w:val="Textocomentario"/>
      </w:pPr>
      <w:r>
        <w:rPr>
          <w:rStyle w:val="Refdecomentario"/>
        </w:rPr>
        <w:annotationRef/>
      </w:r>
      <w:r>
        <w:t>El ADI va instalado en un avión Pillán</w:t>
      </w:r>
    </w:p>
  </w:comment>
  <w:comment w:id="234" w:author="David González San Martín" w:date="2023-04-21T10:50:00Z" w:initials="DG">
    <w:p w14:paraId="69E47672" w14:textId="73ACD200" w:rsidR="00B06972" w:rsidRDefault="00B06972">
      <w:pPr>
        <w:pStyle w:val="Textocomentario"/>
      </w:pPr>
      <w:r>
        <w:rPr>
          <w:rStyle w:val="Refdecomentario"/>
        </w:rPr>
        <w:annotationRef/>
      </w:r>
      <w:proofErr w:type="gramStart"/>
      <w:r>
        <w:t>Quién define esto?</w:t>
      </w:r>
      <w:proofErr w:type="gramEnd"/>
      <w:r>
        <w:t xml:space="preserve"> Todo lo que requiera para su correcto funcionamiento es muy amplio. </w:t>
      </w:r>
    </w:p>
  </w:comment>
  <w:comment w:id="235" w:author="David González San Martín" w:date="2023-04-20T18:33:00Z" w:initials="DG">
    <w:p w14:paraId="232339BA" w14:textId="05A75622" w:rsidR="007222B2" w:rsidRDefault="007222B2">
      <w:pPr>
        <w:pStyle w:val="Textocomentario"/>
      </w:pPr>
      <w:r>
        <w:rPr>
          <w:rStyle w:val="Refdecomentario"/>
        </w:rPr>
        <w:annotationRef/>
      </w:r>
      <w:r>
        <w:t>¿Cómo valido que los “</w:t>
      </w:r>
      <w:proofErr w:type="spellStart"/>
      <w:r>
        <w:t>etc</w:t>
      </w:r>
      <w:proofErr w:type="spellEnd"/>
      <w:r>
        <w:t>” cumplen el requerimiento??</w:t>
      </w:r>
    </w:p>
  </w:comment>
  <w:comment w:id="238" w:author="David González San Martín" w:date="2023-02-14T19:49:00Z" w:initials="DG">
    <w:p w14:paraId="5407DEA4" w14:textId="0EF0D739" w:rsidR="005C3CDE" w:rsidRDefault="005C3CDE">
      <w:pPr>
        <w:pStyle w:val="Textocomentario"/>
      </w:pPr>
      <w:r>
        <w:rPr>
          <w:rStyle w:val="Refdecomentario"/>
        </w:rPr>
        <w:annotationRef/>
      </w:r>
      <w:proofErr w:type="gramStart"/>
      <w:r>
        <w:t>Debe contar con sistema de sujeción?</w:t>
      </w:r>
      <w:proofErr w:type="gramEnd"/>
    </w:p>
  </w:comment>
  <w:comment w:id="239" w:author="Jaime Huenuqueo" w:date="2023-03-23T14:13:00Z" w:initials="JH">
    <w:p w14:paraId="7523A09E" w14:textId="30B852A1" w:rsidR="00EC3F50" w:rsidRDefault="00EC3F50">
      <w:pPr>
        <w:pStyle w:val="Textocomentario"/>
      </w:pPr>
      <w:r>
        <w:rPr>
          <w:rStyle w:val="Refdecomentario"/>
        </w:rPr>
        <w:annotationRef/>
      </w:r>
      <w:r>
        <w:t>Esto es parte del diseño</w:t>
      </w:r>
    </w:p>
  </w:comment>
  <w:comment w:id="237" w:author="David González San Martín" w:date="2023-04-21T10:55:00Z" w:initials="DG">
    <w:p w14:paraId="5202A82F" w14:textId="1B59A4E9" w:rsidR="00B06972" w:rsidRDefault="00B06972">
      <w:pPr>
        <w:pStyle w:val="Textocomentario"/>
      </w:pPr>
      <w:r>
        <w:rPr>
          <w:rStyle w:val="Refdecomentario"/>
        </w:rPr>
        <w:annotationRef/>
      </w:r>
      <w:proofErr w:type="gramStart"/>
      <w:r>
        <w:t>Implica cumplir con normas militares que se deben cumplir?</w:t>
      </w:r>
      <w:proofErr w:type="gramEnd"/>
    </w:p>
  </w:comment>
  <w:comment w:id="241" w:author="David González San Martín" w:date="2023-04-21T11:08:00Z" w:initials="DG">
    <w:p w14:paraId="5F239759" w14:textId="043A358A" w:rsidR="00130498" w:rsidRDefault="00130498">
      <w:pPr>
        <w:pStyle w:val="Textocomentario"/>
      </w:pPr>
      <w:r>
        <w:rPr>
          <w:rStyle w:val="Refdecomentario"/>
        </w:rPr>
        <w:annotationRef/>
      </w:r>
      <w:proofErr w:type="gramStart"/>
      <w:r>
        <w:t>Cuál es el Hito 2?</w:t>
      </w:r>
      <w:proofErr w:type="gramEnd"/>
    </w:p>
  </w:comment>
  <w:comment w:id="242" w:author="David González San Martín" w:date="2023-02-14T19:50:00Z" w:initials="DG">
    <w:p w14:paraId="35D5EC3B" w14:textId="7E219AD2" w:rsidR="005C3CDE" w:rsidRDefault="005C3CDE">
      <w:pPr>
        <w:pStyle w:val="Textocomentario"/>
      </w:pPr>
      <w:r>
        <w:rPr>
          <w:rStyle w:val="Refdecomentario"/>
        </w:rPr>
        <w:annotationRef/>
      </w:r>
      <w:r>
        <w:t>TOD?</w:t>
      </w:r>
    </w:p>
  </w:comment>
  <w:comment w:id="243" w:author="Jaime Huenuqueo" w:date="2023-03-23T14:14:00Z" w:initials="JH">
    <w:p w14:paraId="41F93548" w14:textId="120A96AB" w:rsidR="00EC3F50" w:rsidRDefault="00EC3F50">
      <w:pPr>
        <w:pStyle w:val="Textocomentario"/>
      </w:pPr>
      <w:r>
        <w:rPr>
          <w:rStyle w:val="Refdecomentario"/>
        </w:rPr>
        <w:annotationRef/>
      </w:r>
      <w:r>
        <w:t>TOO</w:t>
      </w:r>
    </w:p>
  </w:comment>
  <w:comment w:id="245" w:author="David González San Martín" w:date="2023-02-14T19:50:00Z" w:initials="DG">
    <w:p w14:paraId="1AFDC129" w14:textId="24D9F19A" w:rsidR="005C3CDE" w:rsidRDefault="005C3CDE">
      <w:pPr>
        <w:pStyle w:val="Textocomentario"/>
      </w:pPr>
      <w:r>
        <w:rPr>
          <w:rStyle w:val="Refdecomentario"/>
        </w:rPr>
        <w:annotationRef/>
      </w:r>
      <w:r>
        <w:t>Qué tipo de eventos?</w:t>
      </w:r>
    </w:p>
  </w:comment>
  <w:comment w:id="246" w:author="Jaime Huenuqueo" w:date="2023-03-23T14:17:00Z" w:initials="JH">
    <w:p w14:paraId="1CD59208" w14:textId="77F1AF05" w:rsidR="00EC3F50" w:rsidRDefault="00EC3F50">
      <w:pPr>
        <w:pStyle w:val="Textocomentario"/>
      </w:pPr>
      <w:r>
        <w:rPr>
          <w:rStyle w:val="Refdecomentario"/>
        </w:rPr>
        <w:annotationRef/>
      </w:r>
      <w:r>
        <w:t>Hay que especificarlos</w:t>
      </w:r>
    </w:p>
  </w:comment>
  <w:comment w:id="248" w:author="David González San Martín" w:date="2023-02-14T19:51:00Z" w:initials="DG">
    <w:p w14:paraId="05A6B0C5" w14:textId="56B8DF34" w:rsidR="005C3CDE" w:rsidRDefault="005C3CDE">
      <w:pPr>
        <w:pStyle w:val="Textocomentario"/>
      </w:pPr>
      <w:r>
        <w:rPr>
          <w:rStyle w:val="Refdecomentario"/>
        </w:rPr>
        <w:annotationRef/>
      </w:r>
      <w:r>
        <w:t>Qué perfil puede realizar la descarga? ¿cuál será el modo de extracción?</w:t>
      </w:r>
    </w:p>
  </w:comment>
  <w:comment w:id="252" w:author="David González San Martín" w:date="2023-02-14T19:52:00Z" w:initials="DG">
    <w:p w14:paraId="554F230A" w14:textId="7CFA8201" w:rsidR="005C3CDE" w:rsidRDefault="005C3CDE">
      <w:pPr>
        <w:pStyle w:val="Textocomentario"/>
      </w:pPr>
      <w:r>
        <w:rPr>
          <w:rStyle w:val="Refdecomentario"/>
        </w:rPr>
        <w:annotationRef/>
      </w:r>
      <w:r>
        <w:t xml:space="preserve">Esto también impacta en la alta disponibilidad del sistema. Sobre todo en cuánto a la energía. </w:t>
      </w:r>
    </w:p>
  </w:comment>
  <w:comment w:id="254" w:author="Leonel Delgado" w:date="2023-02-08T15:03:00Z" w:initials="LD">
    <w:p w14:paraId="06BBA8E5" w14:textId="38C6FA79" w:rsidR="008E1456" w:rsidRDefault="008E1456">
      <w:pPr>
        <w:pStyle w:val="Textocomentario"/>
      </w:pPr>
      <w:r>
        <w:rPr>
          <w:rStyle w:val="Refdecomentario"/>
        </w:rPr>
        <w:annotationRef/>
      </w:r>
      <w:r>
        <w:t>Acá se desprenden 2 RFN que son:</w:t>
      </w:r>
    </w:p>
    <w:p w14:paraId="498FEF53" w14:textId="0A8AF55B" w:rsidR="008E1456" w:rsidRDefault="008E1456">
      <w:pPr>
        <w:pStyle w:val="Textocomentario"/>
      </w:pPr>
      <w:r>
        <w:t>Seguridad y Compatibilidad</w:t>
      </w:r>
    </w:p>
  </w:comment>
  <w:comment w:id="256" w:author="David González San Martín" w:date="2023-02-14T19:55:00Z" w:initials="DG">
    <w:p w14:paraId="2139578A" w14:textId="24BD5070" w:rsidR="005C3CDE" w:rsidRDefault="005C3CDE">
      <w:pPr>
        <w:pStyle w:val="Textocomentario"/>
      </w:pPr>
      <w:r>
        <w:rPr>
          <w:rStyle w:val="Refdecomentario"/>
        </w:rPr>
        <w:annotationRef/>
      </w:r>
      <w:r>
        <w:t>Definir los perfiles y los accesos permitidos.</w:t>
      </w:r>
    </w:p>
  </w:comment>
  <w:comment w:id="259" w:author="Leonel Delgado" w:date="2023-02-08T15:07:00Z" w:initials="LD">
    <w:p w14:paraId="543FCC0A" w14:textId="3E9E8215" w:rsidR="008E1456" w:rsidRDefault="008E1456">
      <w:pPr>
        <w:pStyle w:val="Textocomentario"/>
      </w:pPr>
      <w:r>
        <w:rPr>
          <w:rStyle w:val="Refdecomentario"/>
        </w:rPr>
        <w:annotationRef/>
      </w:r>
      <w:r>
        <w:t>A que se refiere “</w:t>
      </w:r>
      <w:r w:rsidRPr="007C7DE5">
        <w:t>crecer en cuanto</w:t>
      </w:r>
      <w:r>
        <w:t>”</w:t>
      </w:r>
    </w:p>
  </w:comment>
  <w:comment w:id="261" w:author="David González San Martín" w:date="2023-02-14T19:56:00Z" w:initials="DG">
    <w:p w14:paraId="7CA56869" w14:textId="1E91BCF4" w:rsidR="005C3CDE" w:rsidRDefault="005C3CDE">
      <w:pPr>
        <w:pStyle w:val="Textocomentario"/>
      </w:pPr>
      <w:r>
        <w:rPr>
          <w:rStyle w:val="Refdecomentario"/>
        </w:rPr>
        <w:annotationRef/>
      </w:r>
      <w:r>
        <w:t>La alta disponibilidad está muy relacionada con el requerimiento de ser transportable.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3F46D2" w15:done="0"/>
  <w15:commentEx w15:paraId="16EB6F2E" w15:done="1"/>
  <w15:commentEx w15:paraId="2A9852F6" w15:paraIdParent="16EB6F2E" w15:done="1"/>
  <w15:commentEx w15:paraId="6B229E4A" w15:done="0"/>
  <w15:commentEx w15:paraId="274949A9" w15:done="1"/>
  <w15:commentEx w15:paraId="00052109" w15:done="1"/>
  <w15:commentEx w15:paraId="3210A550" w15:paraIdParent="00052109" w15:done="1"/>
  <w15:commentEx w15:paraId="012BC3CC" w15:done="1"/>
  <w15:commentEx w15:paraId="6BD63321" w15:paraIdParent="012BC3CC" w15:done="1"/>
  <w15:commentEx w15:paraId="56E384C4" w15:paraIdParent="012BC3CC" w15:done="1"/>
  <w15:commentEx w15:paraId="500AD5B0" w15:done="1"/>
  <w15:commentEx w15:paraId="2DA38C9C" w15:paraIdParent="500AD5B0" w15:done="1"/>
  <w15:commentEx w15:paraId="50683574" w15:done="1"/>
  <w15:commentEx w15:paraId="0809F9FE" w15:paraIdParent="50683574" w15:done="1"/>
  <w15:commentEx w15:paraId="10370390" w15:done="1"/>
  <w15:commentEx w15:paraId="3F68E965" w15:paraIdParent="10370390" w15:done="1"/>
  <w15:commentEx w15:paraId="64D463EA" w15:done="1"/>
  <w15:commentEx w15:paraId="28621E21" w15:paraIdParent="64D463EA" w15:done="1"/>
  <w15:commentEx w15:paraId="702B0AF7" w15:done="0"/>
  <w15:commentEx w15:paraId="163752A4" w15:done="1"/>
  <w15:commentEx w15:paraId="44C59BFE" w15:paraIdParent="163752A4" w15:done="1"/>
  <w15:commentEx w15:paraId="01AB924F" w15:done="1"/>
  <w15:commentEx w15:paraId="7FC841D3" w15:paraIdParent="01AB924F" w15:done="1"/>
  <w15:commentEx w15:paraId="75D341E0" w15:done="1"/>
  <w15:commentEx w15:paraId="06C81D70" w15:paraIdParent="75D341E0" w15:done="1"/>
  <w15:commentEx w15:paraId="3D0BB287" w15:done="1"/>
  <w15:commentEx w15:paraId="3E84E412" w15:paraIdParent="3D0BB287" w15:done="1"/>
  <w15:commentEx w15:paraId="3ABC2BA3" w15:done="0"/>
  <w15:commentEx w15:paraId="6D813E0C" w15:paraIdParent="3ABC2BA3" w15:done="0"/>
  <w15:commentEx w15:paraId="787DB397" w15:done="1"/>
  <w15:commentEx w15:paraId="2B16BFD0" w15:paraIdParent="787DB397" w15:done="1"/>
  <w15:commentEx w15:paraId="08A5C312" w15:paraIdParent="787DB397" w15:done="1"/>
  <w15:commentEx w15:paraId="4DDDF29C" w15:done="1"/>
  <w15:commentEx w15:paraId="6192CA05" w15:paraIdParent="4DDDF29C" w15:done="1"/>
  <w15:commentEx w15:paraId="01274196" w15:done="1"/>
  <w15:commentEx w15:paraId="2FDB4542" w15:paraIdParent="01274196" w15:done="1"/>
  <w15:commentEx w15:paraId="4AA9FE15" w15:done="0"/>
  <w15:commentEx w15:paraId="342ACC81" w15:paraIdParent="4AA9FE15" w15:done="0"/>
  <w15:commentEx w15:paraId="66A0F3D0" w15:done="0"/>
  <w15:commentEx w15:paraId="40400F87" w15:done="0"/>
  <w15:commentEx w15:paraId="6B9C1FE3" w15:done="0"/>
  <w15:commentEx w15:paraId="53E7FC64" w15:paraIdParent="6B9C1FE3" w15:done="0"/>
  <w15:commentEx w15:paraId="18AD0F4F" w15:done="0"/>
  <w15:commentEx w15:paraId="3C0D0FBB" w15:done="0"/>
  <w15:commentEx w15:paraId="341F3C7B" w15:paraIdParent="3C0D0FBB" w15:done="0"/>
  <w15:commentEx w15:paraId="681C9F2E" w15:done="1"/>
  <w15:commentEx w15:paraId="06E66F85" w15:paraIdParent="681C9F2E" w15:done="1"/>
  <w15:commentEx w15:paraId="3F3A1FF2" w15:done="0"/>
  <w15:commentEx w15:paraId="08932D92" w15:done="0"/>
  <w15:commentEx w15:paraId="4D0172EE" w15:done="0"/>
  <w15:commentEx w15:paraId="164A2CBA" w15:done="0"/>
  <w15:commentEx w15:paraId="4952FE0C" w15:done="0"/>
  <w15:commentEx w15:paraId="56870F3F" w15:done="0"/>
  <w15:commentEx w15:paraId="5495D1E7" w15:done="0"/>
  <w15:commentEx w15:paraId="747C9856" w15:done="0"/>
  <w15:commentEx w15:paraId="580AADA1" w15:done="0"/>
  <w15:commentEx w15:paraId="0F19BB4C" w15:done="0"/>
  <w15:commentEx w15:paraId="3EAC80A0" w15:done="1"/>
  <w15:commentEx w15:paraId="496608C5" w15:paraIdParent="3EAC80A0" w15:done="1"/>
  <w15:commentEx w15:paraId="77341285" w15:done="0"/>
  <w15:commentEx w15:paraId="6A0E19B3" w15:paraIdParent="77341285" w15:done="0"/>
  <w15:commentEx w15:paraId="499C7AC8" w15:done="0"/>
  <w15:commentEx w15:paraId="79738B00" w15:done="0"/>
  <w15:commentEx w15:paraId="0F7301E5" w15:paraIdParent="79738B00" w15:done="0"/>
  <w15:commentEx w15:paraId="2B80AF68" w15:done="0"/>
  <w15:commentEx w15:paraId="19DFA128" w15:done="0"/>
  <w15:commentEx w15:paraId="1A22DCE3" w15:paraIdParent="19DFA128" w15:done="0"/>
  <w15:commentEx w15:paraId="118154B7" w15:done="0"/>
  <w15:commentEx w15:paraId="68C8FB78" w15:done="0"/>
  <w15:commentEx w15:paraId="3CA2A4CE" w15:done="0"/>
  <w15:commentEx w15:paraId="4B7EBCDC" w15:paraIdParent="3CA2A4CE" w15:done="0"/>
  <w15:commentEx w15:paraId="523AFC29" w15:done="0"/>
  <w15:commentEx w15:paraId="37F0A03F" w15:done="0"/>
  <w15:commentEx w15:paraId="2ABDED8A" w15:done="0"/>
  <w15:commentEx w15:paraId="60BB9FB1" w15:done="0"/>
  <w15:commentEx w15:paraId="0356F745" w15:paraIdParent="60BB9FB1" w15:done="0"/>
  <w15:commentEx w15:paraId="52223F9A" w15:done="0"/>
  <w15:commentEx w15:paraId="00F40A87" w15:paraIdParent="52223F9A" w15:done="0"/>
  <w15:commentEx w15:paraId="2A95C586" w15:paraIdParent="52223F9A" w15:done="0"/>
  <w15:commentEx w15:paraId="21C4DF17" w15:done="0"/>
  <w15:commentEx w15:paraId="5699BF3E" w15:done="0"/>
  <w15:commentEx w15:paraId="049961AE" w15:paraIdParent="5699BF3E" w15:done="0"/>
  <w15:commentEx w15:paraId="501C87F7" w15:done="0"/>
  <w15:commentEx w15:paraId="2B2540B7" w15:done="0"/>
  <w15:commentEx w15:paraId="6E1558AE" w15:done="0"/>
  <w15:commentEx w15:paraId="683D3ED8" w15:done="0"/>
  <w15:commentEx w15:paraId="5C5178BD" w15:done="0"/>
  <w15:commentEx w15:paraId="775806CC" w15:done="0"/>
  <w15:commentEx w15:paraId="4D6902AD" w15:done="0"/>
  <w15:commentEx w15:paraId="7C3DBEBC" w15:paraIdParent="4D6902AD" w15:done="0"/>
  <w15:commentEx w15:paraId="69E47672" w15:done="0"/>
  <w15:commentEx w15:paraId="232339BA" w15:done="0"/>
  <w15:commentEx w15:paraId="5407DEA4" w15:done="0"/>
  <w15:commentEx w15:paraId="7523A09E" w15:paraIdParent="5407DEA4" w15:done="0"/>
  <w15:commentEx w15:paraId="5202A82F" w15:done="0"/>
  <w15:commentEx w15:paraId="5F239759" w15:done="0"/>
  <w15:commentEx w15:paraId="35D5EC3B" w15:done="1"/>
  <w15:commentEx w15:paraId="41F93548" w15:paraIdParent="35D5EC3B" w15:done="1"/>
  <w15:commentEx w15:paraId="1AFDC129" w15:done="0"/>
  <w15:commentEx w15:paraId="1CD59208" w15:paraIdParent="1AFDC129" w15:done="0"/>
  <w15:commentEx w15:paraId="05A6B0C5" w15:done="0"/>
  <w15:commentEx w15:paraId="554F230A" w15:done="0"/>
  <w15:commentEx w15:paraId="498FEF53" w15:done="0"/>
  <w15:commentEx w15:paraId="2139578A" w15:done="0"/>
  <w15:commentEx w15:paraId="543FCC0A" w15:done="0"/>
  <w15:commentEx w15:paraId="7CA568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170A8" w16cex:dateUtc="2023-03-07T11:13:00Z"/>
  <w16cex:commentExtensible w16cex:durableId="27964811" w16cex:dateUtc="2023-02-14T20:49:00Z"/>
  <w16cex:commentExtensible w16cex:durableId="27C6CF4B" w16cex:dateUtc="2023-03-23T16:14:00Z"/>
  <w16cex:commentExtensible w16cex:durableId="27E25219" w16cex:dateUtc="2023-04-13T14:03:00Z"/>
  <w16cex:commentExtensible w16cex:durableId="278E1350" w16cex:dateUtc="2023-02-08T15:25:00Z"/>
  <w16cex:commentExtensible w16cex:durableId="278E1E75" w16cex:dateUtc="2023-02-08T16:13:00Z"/>
  <w16cex:commentExtensible w16cex:durableId="27C6CF3B" w16cex:dateUtc="2023-03-23T16:14:00Z"/>
  <w16cex:commentExtensible w16cex:durableId="278E1FAC" w16cex:dateUtc="2023-02-08T16:18:00Z"/>
  <w16cex:commentExtensible w16cex:durableId="27B17718" w16cex:dateUtc="2023-03-07T11:40:00Z"/>
  <w16cex:commentExtensible w16cex:durableId="27C6CF31" w16cex:dateUtc="2023-03-23T16:14:00Z"/>
  <w16cex:commentExtensible w16cex:durableId="27964BFC" w16cex:dateUtc="2023-02-14T21:05:00Z"/>
  <w16cex:commentExtensible w16cex:durableId="27C6CF93" w16cex:dateUtc="2023-03-23T16:16:00Z"/>
  <w16cex:commentExtensible w16cex:durableId="27964C0C" w16cex:dateUtc="2023-02-14T21:06:00Z"/>
  <w16cex:commentExtensible w16cex:durableId="27C6CFAA" w16cex:dateUtc="2023-03-23T16:16:00Z"/>
  <w16cex:commentExtensible w16cex:durableId="278E26E9" w16cex:dateUtc="2023-02-08T16:49:00Z"/>
  <w16cex:commentExtensible w16cex:durableId="27C6CFB2" w16cex:dateUtc="2023-03-23T16:16:00Z"/>
  <w16cex:commentExtensible w16cex:durableId="27964C34" w16cex:dateUtc="2023-02-14T21:06:00Z"/>
  <w16cex:commentExtensible w16cex:durableId="27B18380" w16cex:dateUtc="2023-03-07T12:33:00Z"/>
  <w16cex:commentExtensible w16cex:durableId="27B183D7" w16cex:dateUtc="2023-03-07T12:35:00Z"/>
  <w16cex:commentExtensible w16cex:durableId="2783AD21" w16cex:dateUtc="2023-01-31T18:07:00Z"/>
  <w16cex:commentExtensible w16cex:durableId="27C6D07B" w16cex:dateUtc="2023-03-23T16:19:00Z"/>
  <w16cex:commentExtensible w16cex:durableId="27964E27" w16cex:dateUtc="2023-02-14T21:15:00Z"/>
  <w16cex:commentExtensible w16cex:durableId="27C6D0DA" w16cex:dateUtc="2023-03-23T16:21:00Z"/>
  <w16cex:commentExtensible w16cex:durableId="2753F792" w16cex:dateUtc="2022-12-26T13:36:00Z"/>
  <w16cex:commentExtensible w16cex:durableId="27C6D0F2" w16cex:dateUtc="2023-03-23T16:21:00Z"/>
  <w16cex:commentExtensible w16cex:durableId="27964FC6" w16cex:dateUtc="2023-02-14T21:21:00Z"/>
  <w16cex:commentExtensible w16cex:durableId="27B18590" w16cex:dateUtc="2023-03-07T12:42:00Z"/>
  <w16cex:commentExtensible w16cex:durableId="2783AE5A" w16cex:dateUtc="2023-01-31T18:12:00Z"/>
  <w16cex:commentExtensible w16cex:durableId="27E15372" w16cex:dateUtc="2023-04-12T19:57:00Z"/>
  <w16cex:commentExtensible w16cex:durableId="2753F83C" w16cex:dateUtc="2022-12-26T13:38:00Z"/>
  <w16cex:commentExtensible w16cex:durableId="278E2AE1" w16cex:dateUtc="2023-02-08T17:06:00Z"/>
  <w16cex:commentExtensible w16cex:durableId="27C6D6CD" w16cex:dateUtc="2023-03-23T16:46:00Z"/>
  <w16cex:commentExtensible w16cex:durableId="2796527F" w16cex:dateUtc="2023-02-14T21:33:00Z"/>
  <w16cex:commentExtensible w16cex:durableId="27C6D6F5" w16cex:dateUtc="2023-03-23T16:47:00Z"/>
  <w16cex:commentExtensible w16cex:durableId="278E2BC2" w16cex:dateUtc="2023-02-08T17:10:00Z"/>
  <w16cex:commentExtensible w16cex:durableId="27C6D821" w16cex:dateUtc="2023-03-23T16:52:00Z"/>
  <w16cex:commentExtensible w16cex:durableId="27965340" w16cex:dateUtc="2023-02-14T21:36:00Z"/>
  <w16cex:commentExtensible w16cex:durableId="27C6D7C4" w16cex:dateUtc="2023-03-23T16:51:00Z"/>
  <w16cex:commentExtensible w16cex:durableId="2753F891" w16cex:dateUtc="2022-12-26T13:40:00Z"/>
  <w16cex:commentExtensible w16cex:durableId="2753F8A3" w16cex:dateUtc="2022-12-26T13:40:00Z"/>
  <w16cex:commentExtensible w16cex:durableId="279653DE" w16cex:dateUtc="2023-02-14T21:39:00Z"/>
  <w16cex:commentExtensible w16cex:durableId="27C6D860" w16cex:dateUtc="2023-03-23T16:53:00Z"/>
  <w16cex:commentExtensible w16cex:durableId="27EA4FA3" w16cex:dateUtc="2023-04-19T15:31:00Z"/>
  <w16cex:commentExtensible w16cex:durableId="279654AE" w16cex:dateUtc="2023-02-14T21:42:00Z"/>
  <w16cex:commentExtensible w16cex:durableId="27C6D8C7" w16cex:dateUtc="2023-03-23T16:55:00Z"/>
  <w16cex:commentExtensible w16cex:durableId="27B1DA14" w16cex:dateUtc="2023-03-07T18:43:00Z"/>
  <w16cex:commentExtensible w16cex:durableId="27C6D92B" w16cex:dateUtc="2023-03-23T16:56:00Z"/>
  <w16cex:commentExtensible w16cex:durableId="27EA57A1" w16cex:dateUtc="2023-04-19T16:05:00Z"/>
  <w16cex:commentExtensible w16cex:durableId="2753F920" w16cex:dateUtc="2022-12-26T13:42:00Z"/>
  <w16cex:commentExtensible w16cex:durableId="27EA5928" w16cex:dateUtc="2023-04-19T16:12:00Z"/>
  <w16cex:commentExtensible w16cex:durableId="2796558C" w16cex:dateUtc="2023-02-14T21:46:00Z"/>
  <w16cex:commentExtensible w16cex:durableId="2753F980" w16cex:dateUtc="2022-12-26T13:44:00Z"/>
  <w16cex:commentExtensible w16cex:durableId="2753F9AD" w16cex:dateUtc="2022-12-26T13:45:00Z"/>
  <w16cex:commentExtensible w16cex:durableId="27EA7458" w16cex:dateUtc="2023-04-19T18:08:00Z"/>
  <w16cex:commentExtensible w16cex:durableId="27B2CFFF" w16cex:dateUtc="2023-03-08T12:12:00Z"/>
  <w16cex:commentExtensible w16cex:durableId="279655EC" w16cex:dateUtc="2023-02-14T21:48:00Z"/>
  <w16cex:commentExtensible w16cex:durableId="278E30AD" w16cex:dateUtc="2023-02-08T17:31:00Z"/>
  <w16cex:commentExtensible w16cex:durableId="27965BF5" w16cex:dateUtc="2023-02-14T22:13:00Z"/>
  <w16cex:commentExtensible w16cex:durableId="27C6D95A" w16cex:dateUtc="2023-03-23T16:57:00Z"/>
  <w16cex:commentExtensible w16cex:durableId="2753FA0F" w16cex:dateUtc="2022-12-26T13:46:00Z"/>
  <w16cex:commentExtensible w16cex:durableId="27E10B3F" w16cex:dateUtc="2023-04-12T14:49:00Z"/>
  <w16cex:commentExtensible w16cex:durableId="27B2DCB4" w16cex:dateUtc="2023-03-08T13:06:00Z"/>
  <w16cex:commentExtensible w16cex:durableId="27965C3A" w16cex:dateUtc="2023-02-14T22:15:00Z"/>
  <w16cex:commentExtensible w16cex:durableId="27C6D9A1" w16cex:dateUtc="2023-03-23T16:58:00Z"/>
  <w16cex:commentExtensible w16cex:durableId="27B2E211" w16cex:dateUtc="2023-03-08T13:29:00Z"/>
  <w16cex:commentExtensible w16cex:durableId="27965CAA" w16cex:dateUtc="2023-02-14T22:16:00Z"/>
  <w16cex:commentExtensible w16cex:durableId="27C6D9F2" w16cex:dateUtc="2023-03-23T17:00:00Z"/>
  <w16cex:commentExtensible w16cex:durableId="27ECF1CC" w16cex:dateUtc="2023-04-21T15:28:00Z"/>
  <w16cex:commentExtensible w16cex:durableId="27B2E229" w16cex:dateUtc="2023-03-08T13:30:00Z"/>
  <w16cex:commentExtensible w16cex:durableId="27965D2C" w16cex:dateUtc="2023-02-14T22:19:00Z"/>
  <w16cex:commentExtensible w16cex:durableId="27C6DA7B" w16cex:dateUtc="2023-03-23T17:02:00Z"/>
  <w16cex:commentExtensible w16cex:durableId="27ECF21E" w16cex:dateUtc="2023-04-21T15:29:00Z"/>
  <w16cex:commentExtensible w16cex:durableId="27B2E22F" w16cex:dateUtc="2023-03-08T13:30:00Z"/>
  <w16cex:commentExtensible w16cex:durableId="27B2E234" w16cex:dateUtc="2023-03-08T13:30:00Z"/>
  <w16cex:commentExtensible w16cex:durableId="278E338D" w16cex:dateUtc="2023-02-08T17:43:00Z"/>
  <w16cex:commentExtensible w16cex:durableId="27C6DA94" w16cex:dateUtc="2023-03-23T17:03:00Z"/>
  <w16cex:commentExtensible w16cex:durableId="27965DA7" w16cex:dateUtc="2023-02-14T22:21:00Z"/>
  <w16cex:commentExtensible w16cex:durableId="27B2E261" w16cex:dateUtc="2023-03-08T13:30:00Z"/>
  <w16cex:commentExtensible w16cex:durableId="27C6DAEC" w16cex:dateUtc="2023-03-23T17:04:00Z"/>
  <w16cex:commentExtensible w16cex:durableId="27EA7A20" w16cex:dateUtc="2023-04-19T18:33:00Z"/>
  <w16cex:commentExtensible w16cex:durableId="27965DF5" w16cex:dateUtc="2023-02-14T22:22:00Z"/>
  <w16cex:commentExtensible w16cex:durableId="27C6DB13" w16cex:dateUtc="2023-03-23T17:05:00Z"/>
  <w16cex:commentExtensible w16cex:durableId="27EA80EB" w16cex:dateUtc="2023-04-19T19:02:00Z"/>
  <w16cex:commentExtensible w16cex:durableId="27EBB111" w16cex:dateUtc="2023-04-20T16:39:00Z"/>
  <w16cex:commentExtensible w16cex:durableId="278E34BB" w16cex:dateUtc="2023-02-08T17:48:00Z"/>
  <w16cex:commentExtensible w16cex:durableId="27EBFE47" w16cex:dateUtc="2023-04-20T22:09:00Z"/>
  <w16cex:commentExtensible w16cex:durableId="27B2F156" w16cex:dateUtc="2023-03-08T14:34:00Z"/>
  <w16cex:commentExtensible w16cex:durableId="27542FC4" w16cex:dateUtc="2022-12-26T17:35:00Z"/>
  <w16cex:commentExtensible w16cex:durableId="279663F2" w16cex:dateUtc="2023-02-14T22:48:00Z"/>
  <w16cex:commentExtensible w16cex:durableId="27C6DD29" w16cex:dateUtc="2023-03-23T17:14:00Z"/>
  <w16cex:commentExtensible w16cex:durableId="27ECE8EE" w16cex:dateUtc="2023-04-21T14:50:00Z"/>
  <w16cex:commentExtensible w16cex:durableId="27EC03ED" w16cex:dateUtc="2023-04-20T22:33:00Z"/>
  <w16cex:commentExtensible w16cex:durableId="27966443" w16cex:dateUtc="2023-02-14T22:49:00Z"/>
  <w16cex:commentExtensible w16cex:durableId="27C6DD21" w16cex:dateUtc="2023-03-23T17:13:00Z"/>
  <w16cex:commentExtensible w16cex:durableId="27ECEA27" w16cex:dateUtc="2023-04-21T14:55:00Z"/>
  <w16cex:commentExtensible w16cex:durableId="27ECED3A" w16cex:dateUtc="2023-04-21T15:08:00Z"/>
  <w16cex:commentExtensible w16cex:durableId="27966468" w16cex:dateUtc="2023-02-14T22:50:00Z"/>
  <w16cex:commentExtensible w16cex:durableId="27C6DD46" w16cex:dateUtc="2023-03-23T17:14:00Z"/>
  <w16cex:commentExtensible w16cex:durableId="27966489" w16cex:dateUtc="2023-02-14T22:50:00Z"/>
  <w16cex:commentExtensible w16cex:durableId="27C6DDFB" w16cex:dateUtc="2023-03-23T17:17:00Z"/>
  <w16cex:commentExtensible w16cex:durableId="279664A9" w16cex:dateUtc="2023-02-14T22:51:00Z"/>
  <w16cex:commentExtensible w16cex:durableId="27966517" w16cex:dateUtc="2023-02-14T22:52:00Z"/>
  <w16cex:commentExtensible w16cex:durableId="278E383D" w16cex:dateUtc="2023-02-08T18:03:00Z"/>
  <w16cex:commentExtensible w16cex:durableId="27966598" w16cex:dateUtc="2023-02-14T22:55:00Z"/>
  <w16cex:commentExtensible w16cex:durableId="278E3940" w16cex:dateUtc="2023-02-08T18:07:00Z"/>
  <w16cex:commentExtensible w16cex:durableId="279665F4" w16cex:dateUtc="2023-02-14T2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3F46D2" w16cid:durableId="27B170A8"/>
  <w16cid:commentId w16cid:paraId="16EB6F2E" w16cid:durableId="27964811"/>
  <w16cid:commentId w16cid:paraId="2A9852F6" w16cid:durableId="27C6CF4B"/>
  <w16cid:commentId w16cid:paraId="6B229E4A" w16cid:durableId="27E25219"/>
  <w16cid:commentId w16cid:paraId="274949A9" w16cid:durableId="278E1350"/>
  <w16cid:commentId w16cid:paraId="00052109" w16cid:durableId="278E1E75"/>
  <w16cid:commentId w16cid:paraId="3210A550" w16cid:durableId="27C6CF3B"/>
  <w16cid:commentId w16cid:paraId="012BC3CC" w16cid:durableId="278E1FAC"/>
  <w16cid:commentId w16cid:paraId="6BD63321" w16cid:durableId="27B17718"/>
  <w16cid:commentId w16cid:paraId="56E384C4" w16cid:durableId="27C6CF31"/>
  <w16cid:commentId w16cid:paraId="500AD5B0" w16cid:durableId="27964BFC"/>
  <w16cid:commentId w16cid:paraId="2DA38C9C" w16cid:durableId="27C6CF93"/>
  <w16cid:commentId w16cid:paraId="50683574" w16cid:durableId="27964C0C"/>
  <w16cid:commentId w16cid:paraId="0809F9FE" w16cid:durableId="27C6CFAA"/>
  <w16cid:commentId w16cid:paraId="10370390" w16cid:durableId="278E26E9"/>
  <w16cid:commentId w16cid:paraId="3F68E965" w16cid:durableId="27C6CFB2"/>
  <w16cid:commentId w16cid:paraId="64D463EA" w16cid:durableId="27964C34"/>
  <w16cid:commentId w16cid:paraId="28621E21" w16cid:durableId="27B18380"/>
  <w16cid:commentId w16cid:paraId="702B0AF7" w16cid:durableId="27B183D7"/>
  <w16cid:commentId w16cid:paraId="163752A4" w16cid:durableId="2783AD21"/>
  <w16cid:commentId w16cid:paraId="44C59BFE" w16cid:durableId="27C6D07B"/>
  <w16cid:commentId w16cid:paraId="01AB924F" w16cid:durableId="27964E27"/>
  <w16cid:commentId w16cid:paraId="7FC841D3" w16cid:durableId="27C6D0DA"/>
  <w16cid:commentId w16cid:paraId="75D341E0" w16cid:durableId="2753F792"/>
  <w16cid:commentId w16cid:paraId="06C81D70" w16cid:durableId="27C6D0F2"/>
  <w16cid:commentId w16cid:paraId="3D0BB287" w16cid:durableId="27964FC6"/>
  <w16cid:commentId w16cid:paraId="3E84E412" w16cid:durableId="27B18590"/>
  <w16cid:commentId w16cid:paraId="3ABC2BA3" w16cid:durableId="2783AE5A"/>
  <w16cid:commentId w16cid:paraId="6D813E0C" w16cid:durableId="27E15372"/>
  <w16cid:commentId w16cid:paraId="787DB397" w16cid:durableId="2753F83C"/>
  <w16cid:commentId w16cid:paraId="2B16BFD0" w16cid:durableId="278E2AE1"/>
  <w16cid:commentId w16cid:paraId="08A5C312" w16cid:durableId="27C6D6CD"/>
  <w16cid:commentId w16cid:paraId="4DDDF29C" w16cid:durableId="2796527F"/>
  <w16cid:commentId w16cid:paraId="6192CA05" w16cid:durableId="27C6D6F5"/>
  <w16cid:commentId w16cid:paraId="01274196" w16cid:durableId="278E2BC2"/>
  <w16cid:commentId w16cid:paraId="2FDB4542" w16cid:durableId="27C6D821"/>
  <w16cid:commentId w16cid:paraId="4AA9FE15" w16cid:durableId="27965340"/>
  <w16cid:commentId w16cid:paraId="342ACC81" w16cid:durableId="27C6D7C4"/>
  <w16cid:commentId w16cid:paraId="66A0F3D0" w16cid:durableId="2753F891"/>
  <w16cid:commentId w16cid:paraId="40400F87" w16cid:durableId="2753F8A3"/>
  <w16cid:commentId w16cid:paraId="6B9C1FE3" w16cid:durableId="279653DE"/>
  <w16cid:commentId w16cid:paraId="53E7FC64" w16cid:durableId="27C6D860"/>
  <w16cid:commentId w16cid:paraId="18AD0F4F" w16cid:durableId="27EA4FA3"/>
  <w16cid:commentId w16cid:paraId="3C0D0FBB" w16cid:durableId="279654AE"/>
  <w16cid:commentId w16cid:paraId="341F3C7B" w16cid:durableId="27C6D8C7"/>
  <w16cid:commentId w16cid:paraId="681C9F2E" w16cid:durableId="27B1DA14"/>
  <w16cid:commentId w16cid:paraId="06E66F85" w16cid:durableId="27C6D92B"/>
  <w16cid:commentId w16cid:paraId="3F3A1FF2" w16cid:durableId="27EA57A1"/>
  <w16cid:commentId w16cid:paraId="08932D92" w16cid:durableId="2753F920"/>
  <w16cid:commentId w16cid:paraId="4D0172EE" w16cid:durableId="27EA5928"/>
  <w16cid:commentId w16cid:paraId="164A2CBA" w16cid:durableId="2796558C"/>
  <w16cid:commentId w16cid:paraId="4952FE0C" w16cid:durableId="2753F980"/>
  <w16cid:commentId w16cid:paraId="56870F3F" w16cid:durableId="2753F9AD"/>
  <w16cid:commentId w16cid:paraId="5495D1E7" w16cid:durableId="27EA7458"/>
  <w16cid:commentId w16cid:paraId="747C9856" w16cid:durableId="27B2CFFF"/>
  <w16cid:commentId w16cid:paraId="580AADA1" w16cid:durableId="279655EC"/>
  <w16cid:commentId w16cid:paraId="0F19BB4C" w16cid:durableId="278E30AD"/>
  <w16cid:commentId w16cid:paraId="3EAC80A0" w16cid:durableId="27965BF5"/>
  <w16cid:commentId w16cid:paraId="496608C5" w16cid:durableId="27C6D95A"/>
  <w16cid:commentId w16cid:paraId="77341285" w16cid:durableId="2753FA0F"/>
  <w16cid:commentId w16cid:paraId="6A0E19B3" w16cid:durableId="27E10B3F"/>
  <w16cid:commentId w16cid:paraId="499C7AC8" w16cid:durableId="27B2DCB4"/>
  <w16cid:commentId w16cid:paraId="79738B00" w16cid:durableId="27965C3A"/>
  <w16cid:commentId w16cid:paraId="0F7301E5" w16cid:durableId="27C6D9A1"/>
  <w16cid:commentId w16cid:paraId="2B80AF68" w16cid:durableId="27B2E211"/>
  <w16cid:commentId w16cid:paraId="19DFA128" w16cid:durableId="27965CAA"/>
  <w16cid:commentId w16cid:paraId="1A22DCE3" w16cid:durableId="27C6D9F2"/>
  <w16cid:commentId w16cid:paraId="118154B7" w16cid:durableId="27ECF1CC"/>
  <w16cid:commentId w16cid:paraId="68C8FB78" w16cid:durableId="27B2E229"/>
  <w16cid:commentId w16cid:paraId="3CA2A4CE" w16cid:durableId="27965D2C"/>
  <w16cid:commentId w16cid:paraId="4B7EBCDC" w16cid:durableId="27C6DA7B"/>
  <w16cid:commentId w16cid:paraId="523AFC29" w16cid:durableId="27ECF21E"/>
  <w16cid:commentId w16cid:paraId="37F0A03F" w16cid:durableId="27B2E22F"/>
  <w16cid:commentId w16cid:paraId="2ABDED8A" w16cid:durableId="27B2E234"/>
  <w16cid:commentId w16cid:paraId="60BB9FB1" w16cid:durableId="278E338D"/>
  <w16cid:commentId w16cid:paraId="0356F745" w16cid:durableId="27C6DA94"/>
  <w16cid:commentId w16cid:paraId="52223F9A" w16cid:durableId="27965DA7"/>
  <w16cid:commentId w16cid:paraId="00F40A87" w16cid:durableId="27B2E261"/>
  <w16cid:commentId w16cid:paraId="2A95C586" w16cid:durableId="27C6DAEC"/>
  <w16cid:commentId w16cid:paraId="21C4DF17" w16cid:durableId="27EA7A20"/>
  <w16cid:commentId w16cid:paraId="5699BF3E" w16cid:durableId="27965DF5"/>
  <w16cid:commentId w16cid:paraId="049961AE" w16cid:durableId="27C6DB13"/>
  <w16cid:commentId w16cid:paraId="501C87F7" w16cid:durableId="27EA80EB"/>
  <w16cid:commentId w16cid:paraId="2B2540B7" w16cid:durableId="27EBB111"/>
  <w16cid:commentId w16cid:paraId="6E1558AE" w16cid:durableId="278E34BB"/>
  <w16cid:commentId w16cid:paraId="683D3ED8" w16cid:durableId="27EBFE47"/>
  <w16cid:commentId w16cid:paraId="5C5178BD" w16cid:durableId="27B2F156"/>
  <w16cid:commentId w16cid:paraId="775806CC" w16cid:durableId="27542FC4"/>
  <w16cid:commentId w16cid:paraId="4D6902AD" w16cid:durableId="279663F2"/>
  <w16cid:commentId w16cid:paraId="7C3DBEBC" w16cid:durableId="27C6DD29"/>
  <w16cid:commentId w16cid:paraId="69E47672" w16cid:durableId="27ECE8EE"/>
  <w16cid:commentId w16cid:paraId="232339BA" w16cid:durableId="27EC03ED"/>
  <w16cid:commentId w16cid:paraId="5407DEA4" w16cid:durableId="27966443"/>
  <w16cid:commentId w16cid:paraId="7523A09E" w16cid:durableId="27C6DD21"/>
  <w16cid:commentId w16cid:paraId="5202A82F" w16cid:durableId="27ECEA27"/>
  <w16cid:commentId w16cid:paraId="5F239759" w16cid:durableId="27ECED3A"/>
  <w16cid:commentId w16cid:paraId="35D5EC3B" w16cid:durableId="27966468"/>
  <w16cid:commentId w16cid:paraId="41F93548" w16cid:durableId="27C6DD46"/>
  <w16cid:commentId w16cid:paraId="1AFDC129" w16cid:durableId="27966489"/>
  <w16cid:commentId w16cid:paraId="1CD59208" w16cid:durableId="27C6DDFB"/>
  <w16cid:commentId w16cid:paraId="05A6B0C5" w16cid:durableId="279664A9"/>
  <w16cid:commentId w16cid:paraId="554F230A" w16cid:durableId="27966517"/>
  <w16cid:commentId w16cid:paraId="498FEF53" w16cid:durableId="278E383D"/>
  <w16cid:commentId w16cid:paraId="2139578A" w16cid:durableId="27966598"/>
  <w16cid:commentId w16cid:paraId="543FCC0A" w16cid:durableId="278E3940"/>
  <w16cid:commentId w16cid:paraId="7CA56869" w16cid:durableId="27966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BD163" w14:textId="77777777" w:rsidR="00766AF8" w:rsidRDefault="00766AF8">
      <w:r>
        <w:separator/>
      </w:r>
    </w:p>
  </w:endnote>
  <w:endnote w:type="continuationSeparator" w:id="0">
    <w:p w14:paraId="62343929" w14:textId="77777777" w:rsidR="00766AF8" w:rsidRDefault="00766AF8">
      <w:r>
        <w:continuationSeparator/>
      </w:r>
    </w:p>
  </w:endnote>
  <w:endnote w:type="continuationNotice" w:id="1">
    <w:p w14:paraId="74F84C86" w14:textId="77777777" w:rsidR="00017BC8" w:rsidRDefault="00017B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Univers">
    <w:altName w:val="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DE683" w14:textId="77777777" w:rsidR="00225041" w:rsidRDefault="0022504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A11187E" w14:textId="77777777" w:rsidR="00225041" w:rsidRDefault="00225041">
    <w:pPr>
      <w:pStyle w:val="Piedepgina"/>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64E44" w14:textId="77777777" w:rsidR="00303A87" w:rsidRDefault="00303A87" w:rsidP="00303A8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2"/>
      <w:gridCol w:w="7378"/>
      <w:gridCol w:w="1168"/>
    </w:tblGrid>
    <w:tr w:rsidR="00303A87" w14:paraId="3D5C2D7E" w14:textId="77777777" w:rsidTr="00FF69B6">
      <w:trPr>
        <w:trHeight w:val="867"/>
      </w:trPr>
      <w:tc>
        <w:tcPr>
          <w:tcW w:w="1112" w:type="dxa"/>
          <w:vMerge w:val="restart"/>
          <w:tcBorders>
            <w:top w:val="single" w:sz="4" w:space="0" w:color="auto"/>
            <w:left w:val="single" w:sz="4" w:space="0" w:color="auto"/>
            <w:bottom w:val="single" w:sz="4" w:space="0" w:color="auto"/>
            <w:right w:val="single" w:sz="4" w:space="0" w:color="auto"/>
          </w:tcBorders>
          <w:vAlign w:val="center"/>
        </w:tcPr>
        <w:p w14:paraId="7C7553A7" w14:textId="77777777" w:rsidR="00303A87" w:rsidRDefault="00303A87" w:rsidP="00FF69B6">
          <w:pPr>
            <w:pStyle w:val="Piedepgina"/>
            <w:tabs>
              <w:tab w:val="clear" w:pos="8640"/>
              <w:tab w:val="right" w:pos="9639"/>
            </w:tabs>
          </w:pPr>
        </w:p>
      </w:tc>
      <w:tc>
        <w:tcPr>
          <w:tcW w:w="7501" w:type="dxa"/>
          <w:tcBorders>
            <w:top w:val="single" w:sz="4" w:space="0" w:color="auto"/>
            <w:left w:val="single" w:sz="4" w:space="0" w:color="auto"/>
            <w:bottom w:val="single" w:sz="4" w:space="0" w:color="auto"/>
            <w:right w:val="single" w:sz="4" w:space="0" w:color="auto"/>
          </w:tcBorders>
          <w:vAlign w:val="center"/>
          <w:hideMark/>
        </w:tcPr>
        <w:p w14:paraId="3C171C6A" w14:textId="4E0F28AC" w:rsidR="00303A87" w:rsidRDefault="00303A87" w:rsidP="00FF69B6">
          <w:pPr>
            <w:autoSpaceDE w:val="0"/>
            <w:autoSpaceDN w:val="0"/>
            <w:adjustRightInd w:val="0"/>
            <w:jc w:val="both"/>
            <w:rPr>
              <w:sz w:val="16"/>
              <w:szCs w:val="16"/>
            </w:rPr>
          </w:pPr>
          <w:r>
            <w:rPr>
              <w:sz w:val="16"/>
              <w:szCs w:val="16"/>
              <w:lang w:val="es-MX"/>
            </w:rPr>
            <w:t xml:space="preserve">Este documento y la información contenida en él son propiedad de DTS </w:t>
          </w:r>
          <w:proofErr w:type="spellStart"/>
          <w:r w:rsidR="00D27093">
            <w:rPr>
              <w:sz w:val="16"/>
              <w:szCs w:val="16"/>
              <w:lang w:val="es-MX"/>
            </w:rPr>
            <w:t>SpA</w:t>
          </w:r>
          <w:proofErr w:type="spellEnd"/>
          <w:r>
            <w:rPr>
              <w:sz w:val="16"/>
              <w:szCs w:val="16"/>
              <w:lang w:val="es-MX"/>
            </w:rPr>
            <w:t xml:space="preserve">. Cualquier reproducción, </w:t>
          </w:r>
          <w:r>
            <w:rPr>
              <w:sz w:val="16"/>
              <w:szCs w:val="16"/>
            </w:rPr>
            <w:t xml:space="preserve">transferencia o uso por terceros está prohibido salvo autorización escrita de DTS </w:t>
          </w:r>
          <w:proofErr w:type="spellStart"/>
          <w:r w:rsidR="00D27093">
            <w:rPr>
              <w:sz w:val="16"/>
              <w:szCs w:val="16"/>
            </w:rPr>
            <w:t>SpA</w:t>
          </w:r>
          <w:proofErr w:type="spellEnd"/>
          <w:r>
            <w:rPr>
              <w:sz w:val="16"/>
              <w:szCs w:val="16"/>
            </w:rPr>
            <w:t>. Los receptores de este documento aceptan la responsabilidad de mantener la confidencialidad de su contenido de acuerdo a la clasificación indicada en el encabezamiento.</w:t>
          </w:r>
        </w:p>
      </w:tc>
      <w:tc>
        <w:tcPr>
          <w:tcW w:w="1175" w:type="dxa"/>
          <w:vMerge w:val="restart"/>
          <w:tcBorders>
            <w:top w:val="single" w:sz="4" w:space="0" w:color="auto"/>
            <w:left w:val="single" w:sz="4" w:space="0" w:color="auto"/>
            <w:bottom w:val="single" w:sz="4" w:space="0" w:color="auto"/>
            <w:right w:val="single" w:sz="4" w:space="0" w:color="auto"/>
          </w:tcBorders>
          <w:vAlign w:val="center"/>
          <w:hideMark/>
        </w:tcPr>
        <w:p w14:paraId="5DA9D3F7" w14:textId="77777777" w:rsidR="00303A87" w:rsidRDefault="00303A87" w:rsidP="00FF69B6">
          <w:pPr>
            <w:pStyle w:val="Piedepgina"/>
            <w:tabs>
              <w:tab w:val="clear" w:pos="8640"/>
              <w:tab w:val="right" w:pos="9639"/>
            </w:tabs>
            <w:jc w:val="center"/>
            <w:rPr>
              <w:rStyle w:val="Nmerodepgina"/>
            </w:rPr>
          </w:pPr>
          <w:r>
            <w:rPr>
              <w:rStyle w:val="Nmerodepgina"/>
            </w:rPr>
            <w:t>Página</w:t>
          </w:r>
        </w:p>
        <w:p w14:paraId="5735932E" w14:textId="77777777" w:rsidR="00303A87" w:rsidRDefault="00303A87" w:rsidP="00FF69B6">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11</w:t>
          </w:r>
          <w:r>
            <w:rPr>
              <w:rStyle w:val="Nmerodepgina"/>
            </w:rPr>
            <w:fldChar w:fldCharType="end"/>
          </w:r>
        </w:p>
      </w:tc>
    </w:tr>
    <w:tr w:rsidR="00303A87" w14:paraId="3A63DF13" w14:textId="77777777" w:rsidTr="00FF69B6">
      <w:trPr>
        <w:trHeight w:val="2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4A1630" w14:textId="77777777" w:rsidR="00303A87" w:rsidRDefault="00303A87" w:rsidP="00FF69B6"/>
      </w:tc>
      <w:tc>
        <w:tcPr>
          <w:tcW w:w="7501" w:type="dxa"/>
          <w:tcBorders>
            <w:top w:val="single" w:sz="4" w:space="0" w:color="auto"/>
            <w:left w:val="single" w:sz="4" w:space="0" w:color="auto"/>
            <w:bottom w:val="single" w:sz="4" w:space="0" w:color="auto"/>
            <w:right w:val="single" w:sz="4" w:space="0" w:color="auto"/>
          </w:tcBorders>
          <w:vAlign w:val="center"/>
          <w:hideMark/>
        </w:tcPr>
        <w:p w14:paraId="7941F9FD" w14:textId="7870DC88" w:rsidR="00303A87" w:rsidRDefault="00303A87" w:rsidP="00FF69B6">
          <w:pPr>
            <w:autoSpaceDE w:val="0"/>
            <w:autoSpaceDN w:val="0"/>
            <w:adjustRightInd w:val="0"/>
            <w:jc w:val="center"/>
            <w:rPr>
              <w:sz w:val="20"/>
              <w:szCs w:val="20"/>
              <w:lang w:val="pt-BR"/>
            </w:rPr>
          </w:pPr>
          <w:r>
            <w:rPr>
              <w:sz w:val="20"/>
              <w:szCs w:val="20"/>
              <w:lang w:val="pt-BR"/>
            </w:rPr>
            <w:t xml:space="preserve">No. DOC. </w:t>
          </w:r>
          <w:r w:rsidR="008449CC">
            <w:rPr>
              <w:sz w:val="20"/>
              <w:szCs w:val="20"/>
              <w:lang w:val="pt-BR"/>
            </w:rPr>
            <w:t>11113P03REQ006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2054D8" w14:textId="77777777" w:rsidR="00303A87" w:rsidRDefault="00303A87" w:rsidP="00FF69B6"/>
      </w:tc>
    </w:tr>
  </w:tbl>
  <w:p w14:paraId="2471B871" w14:textId="77777777" w:rsidR="00225041" w:rsidRPr="00303A87" w:rsidRDefault="00225041" w:rsidP="00303A8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2693"/>
      <w:gridCol w:w="2693"/>
      <w:gridCol w:w="2835"/>
    </w:tblGrid>
    <w:tr w:rsidR="00E73771" w14:paraId="2CB16CA2" w14:textId="77777777">
      <w:tc>
        <w:tcPr>
          <w:tcW w:w="1526" w:type="dxa"/>
          <w:tcBorders>
            <w:bottom w:val="single" w:sz="4" w:space="0" w:color="auto"/>
          </w:tcBorders>
          <w:shd w:val="clear" w:color="auto" w:fill="F3F3F3"/>
          <w:vAlign w:val="center"/>
        </w:tcPr>
        <w:p w14:paraId="16E14A07"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693" w:type="dxa"/>
          <w:shd w:val="clear" w:color="auto" w:fill="F3F3F3"/>
          <w:vAlign w:val="center"/>
        </w:tcPr>
        <w:p w14:paraId="5BE1B93F"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Nombre</w:t>
          </w:r>
        </w:p>
      </w:tc>
      <w:tc>
        <w:tcPr>
          <w:tcW w:w="2693" w:type="dxa"/>
          <w:shd w:val="clear" w:color="auto" w:fill="F3F3F3"/>
          <w:vAlign w:val="center"/>
        </w:tcPr>
        <w:p w14:paraId="7D8C8365"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Cargo</w:t>
          </w:r>
        </w:p>
      </w:tc>
      <w:tc>
        <w:tcPr>
          <w:tcW w:w="2835" w:type="dxa"/>
          <w:shd w:val="clear" w:color="auto" w:fill="F3F3F3"/>
          <w:vAlign w:val="center"/>
        </w:tcPr>
        <w:p w14:paraId="1299ADE9"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Firma</w:t>
          </w:r>
        </w:p>
      </w:tc>
    </w:tr>
    <w:tr w:rsidR="00E73771" w14:paraId="4F4769CD" w14:textId="77777777">
      <w:trPr>
        <w:trHeight w:val="409"/>
      </w:trPr>
      <w:tc>
        <w:tcPr>
          <w:tcW w:w="1526" w:type="dxa"/>
          <w:shd w:val="clear" w:color="auto" w:fill="F3F3F3"/>
          <w:vAlign w:val="center"/>
        </w:tcPr>
        <w:p w14:paraId="2DA1440A"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Elabora</w:t>
          </w:r>
        </w:p>
      </w:tc>
      <w:tc>
        <w:tcPr>
          <w:tcW w:w="2693" w:type="dxa"/>
          <w:vAlign w:val="center"/>
        </w:tcPr>
        <w:p w14:paraId="1EBC0E86" w14:textId="23EB68F3" w:rsidR="00E73771" w:rsidRDefault="00AE454E"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Jaime Huenuqueo S.</w:t>
          </w:r>
        </w:p>
      </w:tc>
      <w:tc>
        <w:tcPr>
          <w:tcW w:w="2693" w:type="dxa"/>
          <w:vAlign w:val="center"/>
        </w:tcPr>
        <w:p w14:paraId="2F85EAD2" w14:textId="625CD072" w:rsidR="00E73771" w:rsidRDefault="00AE454E"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Jefe Depto. Ingeniería de Sistemas</w:t>
          </w:r>
        </w:p>
      </w:tc>
      <w:tc>
        <w:tcPr>
          <w:tcW w:w="2835" w:type="dxa"/>
          <w:vAlign w:val="center"/>
        </w:tcPr>
        <w:p w14:paraId="3F8E4059" w14:textId="77777777" w:rsidR="00E73771" w:rsidRDefault="00E73771"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571027" w14:paraId="1C455EFE" w14:textId="77777777">
      <w:trPr>
        <w:trHeight w:val="340"/>
      </w:trPr>
      <w:tc>
        <w:tcPr>
          <w:tcW w:w="1526" w:type="dxa"/>
          <w:vMerge w:val="restart"/>
          <w:shd w:val="clear" w:color="auto" w:fill="F3F3F3"/>
          <w:vAlign w:val="center"/>
        </w:tcPr>
        <w:p w14:paraId="01B2C4A7" w14:textId="77777777"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Revisa</w:t>
          </w:r>
        </w:p>
      </w:tc>
      <w:tc>
        <w:tcPr>
          <w:tcW w:w="2693" w:type="dxa"/>
          <w:vAlign w:val="center"/>
        </w:tcPr>
        <w:p w14:paraId="422EF2B7" w14:textId="361F79C8"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David González</w:t>
          </w:r>
        </w:p>
      </w:tc>
      <w:tc>
        <w:tcPr>
          <w:tcW w:w="2693" w:type="dxa"/>
          <w:vAlign w:val="center"/>
        </w:tcPr>
        <w:p w14:paraId="1E222B3B" w14:textId="14DB414E"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 xml:space="preserve">Jefe Depto. </w:t>
          </w:r>
          <w:proofErr w:type="spellStart"/>
          <w:r>
            <w:rPr>
              <w:sz w:val="19"/>
              <w:szCs w:val="19"/>
            </w:rPr>
            <w:t>Testing</w:t>
          </w:r>
          <w:proofErr w:type="spellEnd"/>
        </w:p>
      </w:tc>
      <w:tc>
        <w:tcPr>
          <w:tcW w:w="2835" w:type="dxa"/>
          <w:vAlign w:val="center"/>
        </w:tcPr>
        <w:p w14:paraId="1FE12B43" w14:textId="77777777"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571027" w14:paraId="26B288FB" w14:textId="77777777">
      <w:trPr>
        <w:trHeight w:val="340"/>
      </w:trPr>
      <w:tc>
        <w:tcPr>
          <w:tcW w:w="1526" w:type="dxa"/>
          <w:vMerge/>
          <w:shd w:val="clear" w:color="auto" w:fill="F3F3F3"/>
          <w:vAlign w:val="center"/>
        </w:tcPr>
        <w:p w14:paraId="0670FA06" w14:textId="77777777"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693" w:type="dxa"/>
          <w:vAlign w:val="center"/>
        </w:tcPr>
        <w:p w14:paraId="373466DC" w14:textId="07E794C8"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Manuel González</w:t>
          </w:r>
        </w:p>
      </w:tc>
      <w:tc>
        <w:tcPr>
          <w:tcW w:w="2693" w:type="dxa"/>
          <w:vAlign w:val="center"/>
        </w:tcPr>
        <w:p w14:paraId="705AE5FA" w14:textId="3D8E7399"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Jefe Programa Pillán II</w:t>
          </w:r>
        </w:p>
      </w:tc>
      <w:tc>
        <w:tcPr>
          <w:tcW w:w="2835" w:type="dxa"/>
          <w:vAlign w:val="center"/>
        </w:tcPr>
        <w:p w14:paraId="6A35A2C7" w14:textId="77777777" w:rsidR="00571027" w:rsidRDefault="00571027" w:rsidP="00E7377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8449CC" w14:paraId="545FF2C7" w14:textId="77777777">
      <w:trPr>
        <w:trHeight w:val="405"/>
      </w:trPr>
      <w:tc>
        <w:tcPr>
          <w:tcW w:w="1526" w:type="dxa"/>
          <w:shd w:val="clear" w:color="auto" w:fill="F3F3F3"/>
          <w:vAlign w:val="center"/>
        </w:tcPr>
        <w:p w14:paraId="2C59EBD9" w14:textId="77777777" w:rsidR="008449CC" w:rsidRDefault="008449CC" w:rsidP="008449CC">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Aprueba</w:t>
          </w:r>
        </w:p>
      </w:tc>
      <w:tc>
        <w:tcPr>
          <w:tcW w:w="2693" w:type="dxa"/>
          <w:vAlign w:val="center"/>
        </w:tcPr>
        <w:p w14:paraId="10B9B8CE" w14:textId="64E66397" w:rsidR="008449CC" w:rsidRDefault="008449CC" w:rsidP="008449CC">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szCs w:val="19"/>
            </w:rPr>
            <w:t>Manuel González</w:t>
          </w:r>
        </w:p>
      </w:tc>
      <w:tc>
        <w:tcPr>
          <w:tcW w:w="2693" w:type="dxa"/>
          <w:vAlign w:val="center"/>
        </w:tcPr>
        <w:p w14:paraId="3FF36990" w14:textId="75878326" w:rsidR="008449CC" w:rsidRDefault="008449CC" w:rsidP="008449CC">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szCs w:val="19"/>
            </w:rPr>
            <w:t>Jefe Programa Pillán II</w:t>
          </w:r>
        </w:p>
      </w:tc>
      <w:tc>
        <w:tcPr>
          <w:tcW w:w="2835" w:type="dxa"/>
          <w:vAlign w:val="center"/>
        </w:tcPr>
        <w:p w14:paraId="78259206" w14:textId="77777777" w:rsidR="008449CC" w:rsidRDefault="008449CC" w:rsidP="008449CC">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r>
  </w:tbl>
  <w:p w14:paraId="7FF1AD35" w14:textId="77777777" w:rsidR="00225041" w:rsidRPr="004656B6" w:rsidRDefault="00225041" w:rsidP="004656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0BDCF" w14:textId="77777777" w:rsidR="00766AF8" w:rsidRDefault="00766AF8">
      <w:r>
        <w:separator/>
      </w:r>
    </w:p>
  </w:footnote>
  <w:footnote w:type="continuationSeparator" w:id="0">
    <w:p w14:paraId="0529DCA8" w14:textId="77777777" w:rsidR="00766AF8" w:rsidRDefault="00766AF8">
      <w:r>
        <w:continuationSeparator/>
      </w:r>
    </w:p>
  </w:footnote>
  <w:footnote w:type="continuationNotice" w:id="1">
    <w:p w14:paraId="2E2AA2E5" w14:textId="77777777" w:rsidR="00017BC8" w:rsidRDefault="00017B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6D8DB83C" w14:textId="77777777">
      <w:tc>
        <w:tcPr>
          <w:tcW w:w="2088" w:type="dxa"/>
          <w:tcBorders>
            <w:right w:val="nil"/>
          </w:tcBorders>
        </w:tcPr>
        <w:p w14:paraId="199D6875" w14:textId="7F96C46D" w:rsidR="00225041" w:rsidRPr="00940100" w:rsidRDefault="00940100" w:rsidP="00940100">
          <w:pPr>
            <w:pStyle w:val="Encabezado"/>
            <w:rPr>
              <w:b/>
              <w:bCs/>
              <w:sz w:val="19"/>
            </w:rPr>
          </w:pPr>
          <w:r w:rsidRPr="00940100">
            <w:rPr>
              <w:b/>
              <w:sz w:val="19"/>
            </w:rPr>
            <w:t>DTS</w:t>
          </w:r>
        </w:p>
      </w:tc>
      <w:tc>
        <w:tcPr>
          <w:tcW w:w="5250" w:type="dxa"/>
          <w:tcBorders>
            <w:left w:val="nil"/>
            <w:right w:val="nil"/>
          </w:tcBorders>
        </w:tcPr>
        <w:p w14:paraId="46BD027B" w14:textId="77777777" w:rsidR="00225041" w:rsidRDefault="00225041">
          <w:pPr>
            <w:pStyle w:val="Encabezado"/>
            <w:jc w:val="center"/>
            <w:rPr>
              <w:b/>
              <w:sz w:val="19"/>
            </w:rPr>
          </w:pPr>
          <w:r>
            <w:rPr>
              <w:b/>
              <w:sz w:val="19"/>
            </w:rPr>
            <w:t>CONFIDENCIAL</w:t>
          </w:r>
        </w:p>
        <w:p w14:paraId="5C150871" w14:textId="77777777" w:rsidR="008E5F8C" w:rsidRDefault="008E5F8C">
          <w:pPr>
            <w:pStyle w:val="Encabezado"/>
            <w:jc w:val="center"/>
            <w:rPr>
              <w:b/>
              <w:sz w:val="19"/>
            </w:rPr>
          </w:pPr>
        </w:p>
        <w:p w14:paraId="2DF1B623" w14:textId="2F03A616" w:rsidR="008E5F8C" w:rsidRDefault="008E5F8C">
          <w:pPr>
            <w:pStyle w:val="Encabezado"/>
            <w:jc w:val="center"/>
            <w:rPr>
              <w:sz w:val="19"/>
            </w:rPr>
          </w:pPr>
          <w:r>
            <w:rPr>
              <w:b/>
              <w:sz w:val="19"/>
            </w:rPr>
            <w:t>PR</w:t>
          </w:r>
          <w:r w:rsidR="00AE454E">
            <w:rPr>
              <w:b/>
              <w:sz w:val="19"/>
            </w:rPr>
            <w:t>OGRAMA</w:t>
          </w:r>
          <w:r>
            <w:rPr>
              <w:b/>
              <w:sz w:val="19"/>
            </w:rPr>
            <w:t xml:space="preserve"> </w:t>
          </w:r>
          <w:r w:rsidR="00FC1CF7">
            <w:rPr>
              <w:b/>
              <w:sz w:val="19"/>
            </w:rPr>
            <w:t>“</w:t>
          </w:r>
          <w:r w:rsidR="00AE454E">
            <w:rPr>
              <w:b/>
              <w:sz w:val="19"/>
            </w:rPr>
            <w:t>PILLAN II</w:t>
          </w:r>
          <w:r w:rsidR="00FC1CF7">
            <w:rPr>
              <w:b/>
              <w:sz w:val="19"/>
            </w:rPr>
            <w:t>”</w:t>
          </w:r>
        </w:p>
      </w:tc>
      <w:tc>
        <w:tcPr>
          <w:tcW w:w="2580" w:type="dxa"/>
          <w:tcBorders>
            <w:left w:val="nil"/>
          </w:tcBorders>
        </w:tcPr>
        <w:p w14:paraId="2CE52373" w14:textId="68AE41CB" w:rsidR="00225041" w:rsidRDefault="00AE454E">
          <w:pPr>
            <w:pStyle w:val="Encabezado"/>
            <w:jc w:val="right"/>
            <w:rPr>
              <w:sz w:val="19"/>
            </w:rPr>
          </w:pPr>
          <w:r>
            <w:rPr>
              <w:sz w:val="19"/>
            </w:rPr>
            <w:t>26-DICIEMBRE-2022</w:t>
          </w:r>
        </w:p>
      </w:tc>
    </w:tr>
    <w:tr w:rsidR="00225041" w14:paraId="25825F06" w14:textId="77777777">
      <w:tc>
        <w:tcPr>
          <w:tcW w:w="2088" w:type="dxa"/>
          <w:tcBorders>
            <w:right w:val="nil"/>
          </w:tcBorders>
        </w:tcPr>
        <w:p w14:paraId="70E1BE3F" w14:textId="407A4681" w:rsidR="00225041" w:rsidRDefault="00D27093">
          <w:pPr>
            <w:pStyle w:val="Encabezado"/>
            <w:rPr>
              <w:b/>
              <w:sz w:val="19"/>
            </w:rPr>
          </w:pPr>
          <w:r>
            <w:rPr>
              <w:b/>
              <w:sz w:val="19"/>
            </w:rPr>
            <w:t>INGENIERIA</w:t>
          </w:r>
          <w:r w:rsidR="00225041">
            <w:rPr>
              <w:b/>
              <w:sz w:val="19"/>
            </w:rPr>
            <w:t xml:space="preserve"> DE </w:t>
          </w:r>
          <w:r>
            <w:rPr>
              <w:b/>
              <w:sz w:val="19"/>
            </w:rPr>
            <w:t>SISTEMAS</w:t>
          </w:r>
        </w:p>
      </w:tc>
      <w:tc>
        <w:tcPr>
          <w:tcW w:w="5250" w:type="dxa"/>
          <w:tcBorders>
            <w:left w:val="nil"/>
            <w:right w:val="nil"/>
          </w:tcBorders>
        </w:tcPr>
        <w:p w14:paraId="1F4C58D2" w14:textId="77777777" w:rsidR="00225041" w:rsidRDefault="00AD6003" w:rsidP="00FC1CF7">
          <w:pPr>
            <w:pStyle w:val="Encabezado"/>
            <w:jc w:val="center"/>
            <w:rPr>
              <w:b/>
              <w:sz w:val="19"/>
            </w:rPr>
          </w:pPr>
          <w:r>
            <w:rPr>
              <w:b/>
              <w:sz w:val="19"/>
            </w:rPr>
            <w:t>REQUERIMIENTOS DEL USUARIO</w:t>
          </w:r>
        </w:p>
        <w:p w14:paraId="4EF83359" w14:textId="04BBA848" w:rsidR="00225041" w:rsidRDefault="00AE454E">
          <w:pPr>
            <w:pStyle w:val="Encabezado"/>
            <w:jc w:val="center"/>
            <w:rPr>
              <w:b/>
              <w:sz w:val="19"/>
            </w:rPr>
          </w:pPr>
          <w:r>
            <w:rPr>
              <w:b/>
              <w:sz w:val="19"/>
            </w:rPr>
            <w:t xml:space="preserve">PILLAN II / </w:t>
          </w:r>
          <w:r w:rsidR="00C72F23">
            <w:rPr>
              <w:b/>
              <w:sz w:val="19"/>
            </w:rPr>
            <w:t>SISTEMAS</w:t>
          </w:r>
        </w:p>
      </w:tc>
      <w:tc>
        <w:tcPr>
          <w:tcW w:w="2580" w:type="dxa"/>
          <w:tcBorders>
            <w:left w:val="nil"/>
          </w:tcBorders>
        </w:tcPr>
        <w:p w14:paraId="22D6CCFA" w14:textId="5E58AAF6" w:rsidR="00225041" w:rsidRDefault="00225041">
          <w:pPr>
            <w:pStyle w:val="Encabezado"/>
            <w:jc w:val="right"/>
            <w:rPr>
              <w:b/>
              <w:sz w:val="19"/>
            </w:rPr>
          </w:pPr>
          <w:r>
            <w:rPr>
              <w:b/>
              <w:sz w:val="19"/>
            </w:rPr>
            <w:t>Revisión: 1.0</w:t>
          </w:r>
        </w:p>
      </w:tc>
    </w:tr>
  </w:tbl>
  <w:p w14:paraId="0C7C5A78" w14:textId="77777777" w:rsidR="00225041" w:rsidRDefault="00225041">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0F9E268A" w14:textId="77777777" w:rsidTr="005872CD">
      <w:trPr>
        <w:trHeight w:val="694"/>
      </w:trPr>
      <w:tc>
        <w:tcPr>
          <w:tcW w:w="2088" w:type="dxa"/>
          <w:tcBorders>
            <w:right w:val="nil"/>
          </w:tcBorders>
        </w:tcPr>
        <w:p w14:paraId="36F2691E" w14:textId="3B13F80B" w:rsidR="00225041" w:rsidRDefault="005872CD" w:rsidP="00940100">
          <w:pPr>
            <w:pStyle w:val="Encabezado"/>
            <w:spacing w:before="240"/>
            <w:rPr>
              <w:sz w:val="19"/>
            </w:rPr>
          </w:pPr>
          <w:r w:rsidRPr="005A41AC">
            <w:rPr>
              <w:noProof/>
              <w:sz w:val="19"/>
              <w:lang w:eastAsia="es-CL"/>
            </w:rPr>
            <w:drawing>
              <wp:inline distT="0" distB="0" distL="0" distR="0" wp14:anchorId="081F960A" wp14:editId="3ECBC185">
                <wp:extent cx="1272845" cy="519976"/>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375" cy="537350"/>
                        </a:xfrm>
                        <a:prstGeom prst="rect">
                          <a:avLst/>
                        </a:prstGeom>
                        <a:noFill/>
                      </pic:spPr>
                    </pic:pic>
                  </a:graphicData>
                </a:graphic>
              </wp:inline>
            </w:drawing>
          </w:r>
        </w:p>
      </w:tc>
      <w:tc>
        <w:tcPr>
          <w:tcW w:w="5250" w:type="dxa"/>
          <w:tcBorders>
            <w:left w:val="nil"/>
            <w:right w:val="nil"/>
          </w:tcBorders>
        </w:tcPr>
        <w:p w14:paraId="0CB77F9D" w14:textId="77777777" w:rsidR="00225041" w:rsidRDefault="00225041" w:rsidP="001D1612">
          <w:pPr>
            <w:pStyle w:val="Encabezado"/>
            <w:spacing w:before="240"/>
            <w:jc w:val="center"/>
            <w:rPr>
              <w:sz w:val="19"/>
            </w:rPr>
          </w:pPr>
          <w:r>
            <w:rPr>
              <w:b/>
              <w:sz w:val="19"/>
            </w:rPr>
            <w:t>CONFIDENCIAL</w:t>
          </w:r>
        </w:p>
      </w:tc>
      <w:tc>
        <w:tcPr>
          <w:tcW w:w="2580" w:type="dxa"/>
          <w:tcBorders>
            <w:left w:val="nil"/>
          </w:tcBorders>
        </w:tcPr>
        <w:p w14:paraId="76A76A19" w14:textId="38CF4215" w:rsidR="00225041" w:rsidRDefault="00251DC5" w:rsidP="001D1612">
          <w:pPr>
            <w:pStyle w:val="Encabezado"/>
            <w:spacing w:before="240"/>
            <w:jc w:val="right"/>
            <w:rPr>
              <w:b/>
              <w:sz w:val="19"/>
            </w:rPr>
          </w:pPr>
          <w:r>
            <w:t>26-DICIEMBRE-2022</w:t>
          </w:r>
        </w:p>
      </w:tc>
    </w:tr>
    <w:tr w:rsidR="00225041" w14:paraId="7AB843F7" w14:textId="77777777">
      <w:tc>
        <w:tcPr>
          <w:tcW w:w="2088" w:type="dxa"/>
          <w:tcBorders>
            <w:right w:val="nil"/>
          </w:tcBorders>
        </w:tcPr>
        <w:p w14:paraId="41392D83" w14:textId="01AF525C" w:rsidR="00225041" w:rsidRDefault="001D1612" w:rsidP="001D1612">
          <w:pPr>
            <w:pStyle w:val="Encabezado"/>
            <w:rPr>
              <w:sz w:val="19"/>
            </w:rPr>
          </w:pPr>
          <w:r>
            <w:rPr>
              <w:b/>
              <w:sz w:val="19"/>
            </w:rPr>
            <w:t>NGENIERIA DE SISTEMAS</w:t>
          </w:r>
        </w:p>
      </w:tc>
      <w:tc>
        <w:tcPr>
          <w:tcW w:w="5250" w:type="dxa"/>
          <w:tcBorders>
            <w:left w:val="nil"/>
            <w:right w:val="nil"/>
          </w:tcBorders>
        </w:tcPr>
        <w:p w14:paraId="4993C8F7" w14:textId="77777777" w:rsidR="00225041" w:rsidRDefault="00225041" w:rsidP="001D1612">
          <w:pPr>
            <w:pStyle w:val="Encabezado"/>
            <w:spacing w:before="240"/>
            <w:jc w:val="center"/>
            <w:rPr>
              <w:sz w:val="19"/>
            </w:rPr>
          </w:pPr>
        </w:p>
      </w:tc>
      <w:tc>
        <w:tcPr>
          <w:tcW w:w="2580" w:type="dxa"/>
          <w:tcBorders>
            <w:left w:val="nil"/>
          </w:tcBorders>
        </w:tcPr>
        <w:p w14:paraId="4591856B" w14:textId="6D85BA46" w:rsidR="00225041" w:rsidRDefault="00225041" w:rsidP="001D1612">
          <w:pPr>
            <w:pStyle w:val="Encabezado"/>
            <w:spacing w:before="240"/>
            <w:jc w:val="right"/>
            <w:rPr>
              <w:b/>
              <w:sz w:val="19"/>
            </w:rPr>
          </w:pPr>
          <w:r>
            <w:rPr>
              <w:b/>
              <w:sz w:val="19"/>
            </w:rPr>
            <w:t xml:space="preserve">Revisión: 1.0   </w:t>
          </w:r>
        </w:p>
      </w:tc>
    </w:tr>
  </w:tbl>
  <w:p w14:paraId="0A1462BB" w14:textId="77777777" w:rsidR="00225041" w:rsidRDefault="00225041">
    <w:pPr>
      <w:pStyle w:val="Encabezad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E7C619FE"/>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70E5CE7"/>
    <w:multiLevelType w:val="hybridMultilevel"/>
    <w:tmpl w:val="AFC6B7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8654100"/>
    <w:multiLevelType w:val="hybridMultilevel"/>
    <w:tmpl w:val="AA1C7B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B714A0"/>
    <w:multiLevelType w:val="hybridMultilevel"/>
    <w:tmpl w:val="064AC42A"/>
    <w:lvl w:ilvl="0" w:tplc="340A000B">
      <w:start w:val="1"/>
      <w:numFmt w:val="bullet"/>
      <w:lvlText w:val=""/>
      <w:lvlJc w:val="left"/>
      <w:pPr>
        <w:ind w:left="1570" w:hanging="360"/>
      </w:pPr>
      <w:rPr>
        <w:rFonts w:ascii="Wingdings" w:hAnsi="Wingdings" w:hint="default"/>
      </w:rPr>
    </w:lvl>
    <w:lvl w:ilvl="1" w:tplc="580A0003" w:tentative="1">
      <w:start w:val="1"/>
      <w:numFmt w:val="bullet"/>
      <w:lvlText w:val="o"/>
      <w:lvlJc w:val="left"/>
      <w:pPr>
        <w:ind w:left="2290" w:hanging="360"/>
      </w:pPr>
      <w:rPr>
        <w:rFonts w:ascii="Courier New" w:hAnsi="Courier New" w:cs="Courier New" w:hint="default"/>
      </w:rPr>
    </w:lvl>
    <w:lvl w:ilvl="2" w:tplc="580A0005" w:tentative="1">
      <w:start w:val="1"/>
      <w:numFmt w:val="bullet"/>
      <w:lvlText w:val=""/>
      <w:lvlJc w:val="left"/>
      <w:pPr>
        <w:ind w:left="3010" w:hanging="360"/>
      </w:pPr>
      <w:rPr>
        <w:rFonts w:ascii="Wingdings" w:hAnsi="Wingdings" w:hint="default"/>
      </w:rPr>
    </w:lvl>
    <w:lvl w:ilvl="3" w:tplc="580A0001" w:tentative="1">
      <w:start w:val="1"/>
      <w:numFmt w:val="bullet"/>
      <w:lvlText w:val=""/>
      <w:lvlJc w:val="left"/>
      <w:pPr>
        <w:ind w:left="3730" w:hanging="360"/>
      </w:pPr>
      <w:rPr>
        <w:rFonts w:ascii="Symbol" w:hAnsi="Symbol" w:hint="default"/>
      </w:rPr>
    </w:lvl>
    <w:lvl w:ilvl="4" w:tplc="580A0003" w:tentative="1">
      <w:start w:val="1"/>
      <w:numFmt w:val="bullet"/>
      <w:lvlText w:val="o"/>
      <w:lvlJc w:val="left"/>
      <w:pPr>
        <w:ind w:left="4450" w:hanging="360"/>
      </w:pPr>
      <w:rPr>
        <w:rFonts w:ascii="Courier New" w:hAnsi="Courier New" w:cs="Courier New" w:hint="default"/>
      </w:rPr>
    </w:lvl>
    <w:lvl w:ilvl="5" w:tplc="580A0005" w:tentative="1">
      <w:start w:val="1"/>
      <w:numFmt w:val="bullet"/>
      <w:lvlText w:val=""/>
      <w:lvlJc w:val="left"/>
      <w:pPr>
        <w:ind w:left="5170" w:hanging="360"/>
      </w:pPr>
      <w:rPr>
        <w:rFonts w:ascii="Wingdings" w:hAnsi="Wingdings" w:hint="default"/>
      </w:rPr>
    </w:lvl>
    <w:lvl w:ilvl="6" w:tplc="580A0001" w:tentative="1">
      <w:start w:val="1"/>
      <w:numFmt w:val="bullet"/>
      <w:lvlText w:val=""/>
      <w:lvlJc w:val="left"/>
      <w:pPr>
        <w:ind w:left="5890" w:hanging="360"/>
      </w:pPr>
      <w:rPr>
        <w:rFonts w:ascii="Symbol" w:hAnsi="Symbol" w:hint="default"/>
      </w:rPr>
    </w:lvl>
    <w:lvl w:ilvl="7" w:tplc="580A0003" w:tentative="1">
      <w:start w:val="1"/>
      <w:numFmt w:val="bullet"/>
      <w:lvlText w:val="o"/>
      <w:lvlJc w:val="left"/>
      <w:pPr>
        <w:ind w:left="6610" w:hanging="360"/>
      </w:pPr>
      <w:rPr>
        <w:rFonts w:ascii="Courier New" w:hAnsi="Courier New" w:cs="Courier New" w:hint="default"/>
      </w:rPr>
    </w:lvl>
    <w:lvl w:ilvl="8" w:tplc="580A0005" w:tentative="1">
      <w:start w:val="1"/>
      <w:numFmt w:val="bullet"/>
      <w:lvlText w:val=""/>
      <w:lvlJc w:val="left"/>
      <w:pPr>
        <w:ind w:left="7330" w:hanging="360"/>
      </w:pPr>
      <w:rPr>
        <w:rFonts w:ascii="Wingdings" w:hAnsi="Wingdings" w:hint="default"/>
      </w:rPr>
    </w:lvl>
  </w:abstractNum>
  <w:abstractNum w:abstractNumId="5" w15:restartNumberingAfterBreak="0">
    <w:nsid w:val="0D7E3A5E"/>
    <w:multiLevelType w:val="hybridMultilevel"/>
    <w:tmpl w:val="B93E0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02D6D7C"/>
    <w:multiLevelType w:val="hybridMultilevel"/>
    <w:tmpl w:val="3ADEE9E2"/>
    <w:lvl w:ilvl="0" w:tplc="FA2AD1D4">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FF2DD3"/>
    <w:multiLevelType w:val="hybridMultilevel"/>
    <w:tmpl w:val="6FE050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DFE4713"/>
    <w:multiLevelType w:val="hybridMultilevel"/>
    <w:tmpl w:val="7F7C349C"/>
    <w:lvl w:ilvl="0" w:tplc="FFFFFFFF">
      <w:start w:val="1"/>
      <w:numFmt w:val="lowerLetter"/>
      <w:pStyle w:val="Enumerado"/>
      <w:lvlText w:val="%1)"/>
      <w:lvlJc w:val="left"/>
      <w:pPr>
        <w:tabs>
          <w:tab w:val="num" w:pos="851"/>
        </w:tabs>
        <w:ind w:left="851" w:hanging="426"/>
      </w:pPr>
      <w:rPr>
        <w:rFonts w:hint="default"/>
      </w:rPr>
    </w:lvl>
    <w:lvl w:ilvl="1" w:tplc="FFFFFFFF">
      <w:start w:val="1"/>
      <w:numFmt w:val="bullet"/>
      <w:lvlText w:val="o"/>
      <w:lvlJc w:val="left"/>
      <w:pPr>
        <w:tabs>
          <w:tab w:val="num" w:pos="1865"/>
        </w:tabs>
        <w:ind w:left="1865" w:hanging="360"/>
      </w:pPr>
      <w:rPr>
        <w:rFonts w:ascii="Courier New" w:hAnsi="Courier New" w:hint="default"/>
      </w:rPr>
    </w:lvl>
    <w:lvl w:ilvl="2" w:tplc="FFFFFFFF">
      <w:numFmt w:val="bullet"/>
      <w:lvlText w:val="-"/>
      <w:lvlJc w:val="left"/>
      <w:pPr>
        <w:tabs>
          <w:tab w:val="num" w:pos="2765"/>
        </w:tabs>
        <w:ind w:left="2765" w:hanging="360"/>
      </w:pPr>
      <w:rPr>
        <w:rFonts w:ascii="Arial" w:eastAsia="Times New Roman" w:hAnsi="Arial" w:cs="Arial" w:hint="default"/>
      </w:rPr>
    </w:lvl>
    <w:lvl w:ilvl="3" w:tplc="FFFFFFFF">
      <w:start w:val="1"/>
      <w:numFmt w:val="decimal"/>
      <w:lvlText w:val="%4."/>
      <w:lvlJc w:val="left"/>
      <w:pPr>
        <w:tabs>
          <w:tab w:val="num" w:pos="3305"/>
        </w:tabs>
        <w:ind w:left="3305" w:hanging="360"/>
      </w:pPr>
    </w:lvl>
    <w:lvl w:ilvl="4" w:tplc="FFFFFFFF" w:tentative="1">
      <w:start w:val="1"/>
      <w:numFmt w:val="lowerLetter"/>
      <w:lvlText w:val="%5."/>
      <w:lvlJc w:val="left"/>
      <w:pPr>
        <w:tabs>
          <w:tab w:val="num" w:pos="4025"/>
        </w:tabs>
        <w:ind w:left="4025" w:hanging="360"/>
      </w:pPr>
    </w:lvl>
    <w:lvl w:ilvl="5" w:tplc="FFFFFFFF" w:tentative="1">
      <w:start w:val="1"/>
      <w:numFmt w:val="lowerRoman"/>
      <w:lvlText w:val="%6."/>
      <w:lvlJc w:val="right"/>
      <w:pPr>
        <w:tabs>
          <w:tab w:val="num" w:pos="4745"/>
        </w:tabs>
        <w:ind w:left="4745" w:hanging="180"/>
      </w:pPr>
    </w:lvl>
    <w:lvl w:ilvl="6" w:tplc="FFFFFFFF" w:tentative="1">
      <w:start w:val="1"/>
      <w:numFmt w:val="decimal"/>
      <w:lvlText w:val="%7."/>
      <w:lvlJc w:val="left"/>
      <w:pPr>
        <w:tabs>
          <w:tab w:val="num" w:pos="5465"/>
        </w:tabs>
        <w:ind w:left="5465" w:hanging="360"/>
      </w:pPr>
    </w:lvl>
    <w:lvl w:ilvl="7" w:tplc="FFFFFFFF" w:tentative="1">
      <w:start w:val="1"/>
      <w:numFmt w:val="lowerLetter"/>
      <w:lvlText w:val="%8."/>
      <w:lvlJc w:val="left"/>
      <w:pPr>
        <w:tabs>
          <w:tab w:val="num" w:pos="6185"/>
        </w:tabs>
        <w:ind w:left="6185" w:hanging="360"/>
      </w:pPr>
    </w:lvl>
    <w:lvl w:ilvl="8" w:tplc="FFFFFFFF" w:tentative="1">
      <w:start w:val="1"/>
      <w:numFmt w:val="lowerRoman"/>
      <w:lvlText w:val="%9."/>
      <w:lvlJc w:val="right"/>
      <w:pPr>
        <w:tabs>
          <w:tab w:val="num" w:pos="6905"/>
        </w:tabs>
        <w:ind w:left="6905" w:hanging="180"/>
      </w:pPr>
    </w:lvl>
  </w:abstractNum>
  <w:abstractNum w:abstractNumId="9" w15:restartNumberingAfterBreak="0">
    <w:nsid w:val="4FF35987"/>
    <w:multiLevelType w:val="hybridMultilevel"/>
    <w:tmpl w:val="C46844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30F7D05"/>
    <w:multiLevelType w:val="hybridMultilevel"/>
    <w:tmpl w:val="E3CED6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10C3A88"/>
    <w:multiLevelType w:val="hybridMultilevel"/>
    <w:tmpl w:val="954E3AC4"/>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7B7B6CA5"/>
    <w:multiLevelType w:val="hybridMultilevel"/>
    <w:tmpl w:val="21C62772"/>
    <w:lvl w:ilvl="0" w:tplc="340A000B">
      <w:start w:val="1"/>
      <w:numFmt w:val="bullet"/>
      <w:lvlText w:val=""/>
      <w:lvlJc w:val="left"/>
      <w:pPr>
        <w:ind w:left="1570" w:hanging="360"/>
      </w:pPr>
      <w:rPr>
        <w:rFonts w:ascii="Wingdings" w:hAnsi="Wingdings"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13" w15:restartNumberingAfterBreak="0">
    <w:nsid w:val="7C121614"/>
    <w:multiLevelType w:val="hybridMultilevel"/>
    <w:tmpl w:val="662C0BBE"/>
    <w:lvl w:ilvl="0" w:tplc="FA2AD1D4">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99117744">
    <w:abstractNumId w:val="0"/>
  </w:num>
  <w:num w:numId="2" w16cid:durableId="2075815318">
    <w:abstractNumId w:val="1"/>
    <w:lvlOverride w:ilvl="0">
      <w:lvl w:ilvl="0">
        <w:start w:val="1"/>
        <w:numFmt w:val="bullet"/>
        <w:lvlText w:val=""/>
        <w:legacy w:legacy="1" w:legacySpace="0" w:legacyIndent="283"/>
        <w:lvlJc w:val="left"/>
        <w:pPr>
          <w:ind w:left="1363" w:hanging="283"/>
        </w:pPr>
        <w:rPr>
          <w:rFonts w:ascii="Symbol" w:hAnsi="Symbol" w:hint="default"/>
        </w:rPr>
      </w:lvl>
    </w:lvlOverride>
  </w:num>
  <w:num w:numId="3" w16cid:durableId="337000383">
    <w:abstractNumId w:val="11"/>
  </w:num>
  <w:num w:numId="4" w16cid:durableId="530454745">
    <w:abstractNumId w:val="8"/>
  </w:num>
  <w:num w:numId="5" w16cid:durableId="28460059">
    <w:abstractNumId w:val="2"/>
  </w:num>
  <w:num w:numId="6" w16cid:durableId="243417112">
    <w:abstractNumId w:val="3"/>
  </w:num>
  <w:num w:numId="7" w16cid:durableId="2105302125">
    <w:abstractNumId w:val="6"/>
  </w:num>
  <w:num w:numId="8" w16cid:durableId="262033099">
    <w:abstractNumId w:val="13"/>
  </w:num>
  <w:num w:numId="9" w16cid:durableId="280771238">
    <w:abstractNumId w:val="7"/>
  </w:num>
  <w:num w:numId="10" w16cid:durableId="349528012">
    <w:abstractNumId w:val="4"/>
  </w:num>
  <w:num w:numId="11" w16cid:durableId="533883069">
    <w:abstractNumId w:val="10"/>
  </w:num>
  <w:num w:numId="12" w16cid:durableId="502670863">
    <w:abstractNumId w:val="12"/>
  </w:num>
  <w:num w:numId="13" w16cid:durableId="1203322477">
    <w:abstractNumId w:val="5"/>
  </w:num>
  <w:num w:numId="14" w16cid:durableId="1790932508">
    <w:abstractNumId w:val="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onel Delgado">
    <w15:presenceInfo w15:providerId="AD" w15:userId="S-1-5-21-1957994488-1897051121-725345543-5526"/>
  </w15:person>
  <w15:person w15:author="David González San Martín">
    <w15:presenceInfo w15:providerId="AD" w15:userId="S::david.gonzalezsa@usach.cl::6946560b-5a07-4516-b9cc-aefb288925d9"/>
  </w15:person>
  <w15:person w15:author="Jaime Huenuqueo">
    <w15:presenceInfo w15:providerId="AD" w15:userId="S::jhuenuqueo@dts.cl::846a41fd-c76f-4417-b37e-4a707e7566e4"/>
  </w15:person>
  <w15:person w15:author="Jorge Gorigoitia">
    <w15:presenceInfo w15:providerId="AD" w15:userId="S-1-5-21-1957994488-1897051121-725345543-10654"/>
  </w15:person>
  <w15:person w15:author="local\manuel.gonzalez">
    <w15:presenceInfo w15:providerId="None" w15:userId="local\manuel.gonzal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69008caf-eb84-4c6d-a623-bd2b3648c67a"/>
  </w:docVars>
  <w:rsids>
    <w:rsidRoot w:val="00CE0320"/>
    <w:rsid w:val="00000260"/>
    <w:rsid w:val="000175C6"/>
    <w:rsid w:val="00017BC8"/>
    <w:rsid w:val="00037E4B"/>
    <w:rsid w:val="00046170"/>
    <w:rsid w:val="00056951"/>
    <w:rsid w:val="000646A3"/>
    <w:rsid w:val="0006697C"/>
    <w:rsid w:val="000707E4"/>
    <w:rsid w:val="00090000"/>
    <w:rsid w:val="000A14CC"/>
    <w:rsid w:val="000B49C5"/>
    <w:rsid w:val="000C45F5"/>
    <w:rsid w:val="000E56AC"/>
    <w:rsid w:val="000F5011"/>
    <w:rsid w:val="000F5C75"/>
    <w:rsid w:val="00101407"/>
    <w:rsid w:val="001205B8"/>
    <w:rsid w:val="001239C6"/>
    <w:rsid w:val="00130050"/>
    <w:rsid w:val="00130498"/>
    <w:rsid w:val="0013076F"/>
    <w:rsid w:val="00172CDD"/>
    <w:rsid w:val="00196E98"/>
    <w:rsid w:val="001A3FFD"/>
    <w:rsid w:val="001A4E95"/>
    <w:rsid w:val="001C31C5"/>
    <w:rsid w:val="001C5937"/>
    <w:rsid w:val="001C6D09"/>
    <w:rsid w:val="001D1612"/>
    <w:rsid w:val="001D75E7"/>
    <w:rsid w:val="001E74B8"/>
    <w:rsid w:val="001F4239"/>
    <w:rsid w:val="001F55CB"/>
    <w:rsid w:val="001F5897"/>
    <w:rsid w:val="001F79F8"/>
    <w:rsid w:val="00210323"/>
    <w:rsid w:val="00225041"/>
    <w:rsid w:val="002365B6"/>
    <w:rsid w:val="00242E2E"/>
    <w:rsid w:val="00251DC5"/>
    <w:rsid w:val="00267C7F"/>
    <w:rsid w:val="0028311E"/>
    <w:rsid w:val="0029313D"/>
    <w:rsid w:val="002B18DC"/>
    <w:rsid w:val="002B76B5"/>
    <w:rsid w:val="002D609C"/>
    <w:rsid w:val="002F1E36"/>
    <w:rsid w:val="002F5D9F"/>
    <w:rsid w:val="00303A87"/>
    <w:rsid w:val="003316D0"/>
    <w:rsid w:val="003350B2"/>
    <w:rsid w:val="00346A0B"/>
    <w:rsid w:val="00347CBE"/>
    <w:rsid w:val="0035361E"/>
    <w:rsid w:val="00354AAB"/>
    <w:rsid w:val="003552F7"/>
    <w:rsid w:val="00360C8A"/>
    <w:rsid w:val="003A6F40"/>
    <w:rsid w:val="003B59FE"/>
    <w:rsid w:val="003B799F"/>
    <w:rsid w:val="003C024E"/>
    <w:rsid w:val="003C47E3"/>
    <w:rsid w:val="003C6B1A"/>
    <w:rsid w:val="003E77C6"/>
    <w:rsid w:val="00404D89"/>
    <w:rsid w:val="00445CAD"/>
    <w:rsid w:val="00460C49"/>
    <w:rsid w:val="00461A50"/>
    <w:rsid w:val="00462F17"/>
    <w:rsid w:val="004656B6"/>
    <w:rsid w:val="004816C0"/>
    <w:rsid w:val="004853B3"/>
    <w:rsid w:val="00490B7B"/>
    <w:rsid w:val="004C4F1F"/>
    <w:rsid w:val="004D066F"/>
    <w:rsid w:val="004E6513"/>
    <w:rsid w:val="004F190C"/>
    <w:rsid w:val="00512AD3"/>
    <w:rsid w:val="0051476A"/>
    <w:rsid w:val="005673F2"/>
    <w:rsid w:val="005703A0"/>
    <w:rsid w:val="00571027"/>
    <w:rsid w:val="0057233A"/>
    <w:rsid w:val="00577C8E"/>
    <w:rsid w:val="005846EB"/>
    <w:rsid w:val="005872CD"/>
    <w:rsid w:val="00597A3C"/>
    <w:rsid w:val="005A10AC"/>
    <w:rsid w:val="005A41AC"/>
    <w:rsid w:val="005C3CDE"/>
    <w:rsid w:val="0060700C"/>
    <w:rsid w:val="0062192F"/>
    <w:rsid w:val="006409A3"/>
    <w:rsid w:val="00651C25"/>
    <w:rsid w:val="00674E9E"/>
    <w:rsid w:val="00676F41"/>
    <w:rsid w:val="0068649A"/>
    <w:rsid w:val="00693E9E"/>
    <w:rsid w:val="0069461D"/>
    <w:rsid w:val="006A67B4"/>
    <w:rsid w:val="006B37A4"/>
    <w:rsid w:val="006E15E2"/>
    <w:rsid w:val="007201D1"/>
    <w:rsid w:val="007222B2"/>
    <w:rsid w:val="00722B35"/>
    <w:rsid w:val="00753E34"/>
    <w:rsid w:val="007646C2"/>
    <w:rsid w:val="00766AF8"/>
    <w:rsid w:val="00781920"/>
    <w:rsid w:val="00786993"/>
    <w:rsid w:val="007A36B1"/>
    <w:rsid w:val="007C12C1"/>
    <w:rsid w:val="007C7DE5"/>
    <w:rsid w:val="007D2C5F"/>
    <w:rsid w:val="007D74C1"/>
    <w:rsid w:val="007E2AD3"/>
    <w:rsid w:val="0080371B"/>
    <w:rsid w:val="00822382"/>
    <w:rsid w:val="008306B7"/>
    <w:rsid w:val="0083258F"/>
    <w:rsid w:val="008449CC"/>
    <w:rsid w:val="00857EF4"/>
    <w:rsid w:val="008704C2"/>
    <w:rsid w:val="00871DFF"/>
    <w:rsid w:val="00872D3D"/>
    <w:rsid w:val="00874041"/>
    <w:rsid w:val="00887693"/>
    <w:rsid w:val="008A102B"/>
    <w:rsid w:val="008A242E"/>
    <w:rsid w:val="008A32BA"/>
    <w:rsid w:val="008B3D3E"/>
    <w:rsid w:val="008B59C4"/>
    <w:rsid w:val="008C7455"/>
    <w:rsid w:val="008D6EC8"/>
    <w:rsid w:val="008E0C04"/>
    <w:rsid w:val="008E1456"/>
    <w:rsid w:val="008E5F8C"/>
    <w:rsid w:val="00903182"/>
    <w:rsid w:val="009041BD"/>
    <w:rsid w:val="00940100"/>
    <w:rsid w:val="00957055"/>
    <w:rsid w:val="00965819"/>
    <w:rsid w:val="0096629F"/>
    <w:rsid w:val="0097041A"/>
    <w:rsid w:val="00971759"/>
    <w:rsid w:val="009739B5"/>
    <w:rsid w:val="00976C44"/>
    <w:rsid w:val="009917DB"/>
    <w:rsid w:val="00995EE2"/>
    <w:rsid w:val="009966CD"/>
    <w:rsid w:val="009A7DE2"/>
    <w:rsid w:val="009B210A"/>
    <w:rsid w:val="009C77B5"/>
    <w:rsid w:val="009D36CF"/>
    <w:rsid w:val="009E6E8F"/>
    <w:rsid w:val="009F3C8D"/>
    <w:rsid w:val="009F6295"/>
    <w:rsid w:val="009F6D65"/>
    <w:rsid w:val="00A06263"/>
    <w:rsid w:val="00A243FB"/>
    <w:rsid w:val="00A2714D"/>
    <w:rsid w:val="00A633FD"/>
    <w:rsid w:val="00A72763"/>
    <w:rsid w:val="00A816C8"/>
    <w:rsid w:val="00A85F56"/>
    <w:rsid w:val="00A95B7B"/>
    <w:rsid w:val="00AA0259"/>
    <w:rsid w:val="00AA6A84"/>
    <w:rsid w:val="00AB5CC4"/>
    <w:rsid w:val="00AD37B7"/>
    <w:rsid w:val="00AD6003"/>
    <w:rsid w:val="00AD7424"/>
    <w:rsid w:val="00AE454E"/>
    <w:rsid w:val="00B06972"/>
    <w:rsid w:val="00B15AF8"/>
    <w:rsid w:val="00B3139D"/>
    <w:rsid w:val="00B32CC8"/>
    <w:rsid w:val="00B33DE8"/>
    <w:rsid w:val="00B7652F"/>
    <w:rsid w:val="00B8042B"/>
    <w:rsid w:val="00B85045"/>
    <w:rsid w:val="00BB72A9"/>
    <w:rsid w:val="00BC16B7"/>
    <w:rsid w:val="00BD4825"/>
    <w:rsid w:val="00BE6547"/>
    <w:rsid w:val="00BF290A"/>
    <w:rsid w:val="00BF3E0D"/>
    <w:rsid w:val="00BF68F0"/>
    <w:rsid w:val="00BF78D4"/>
    <w:rsid w:val="00C000B0"/>
    <w:rsid w:val="00C3489F"/>
    <w:rsid w:val="00C41827"/>
    <w:rsid w:val="00C4215F"/>
    <w:rsid w:val="00C42E95"/>
    <w:rsid w:val="00C72F23"/>
    <w:rsid w:val="00C84CEB"/>
    <w:rsid w:val="00C877F5"/>
    <w:rsid w:val="00CB2B7A"/>
    <w:rsid w:val="00CB3D73"/>
    <w:rsid w:val="00CC47D6"/>
    <w:rsid w:val="00CD30F1"/>
    <w:rsid w:val="00CD57C4"/>
    <w:rsid w:val="00CE0320"/>
    <w:rsid w:val="00CE3028"/>
    <w:rsid w:val="00CE68FA"/>
    <w:rsid w:val="00CF7B0F"/>
    <w:rsid w:val="00D036E3"/>
    <w:rsid w:val="00D163ED"/>
    <w:rsid w:val="00D267F4"/>
    <w:rsid w:val="00D27093"/>
    <w:rsid w:val="00D27725"/>
    <w:rsid w:val="00D3147C"/>
    <w:rsid w:val="00D34773"/>
    <w:rsid w:val="00D95D71"/>
    <w:rsid w:val="00DA16E2"/>
    <w:rsid w:val="00DB3999"/>
    <w:rsid w:val="00DC7900"/>
    <w:rsid w:val="00DE3F23"/>
    <w:rsid w:val="00DF0CCB"/>
    <w:rsid w:val="00E04285"/>
    <w:rsid w:val="00E25FF6"/>
    <w:rsid w:val="00E30512"/>
    <w:rsid w:val="00E53907"/>
    <w:rsid w:val="00E6522D"/>
    <w:rsid w:val="00E73771"/>
    <w:rsid w:val="00E74B27"/>
    <w:rsid w:val="00E7640E"/>
    <w:rsid w:val="00E81DEC"/>
    <w:rsid w:val="00E81E0B"/>
    <w:rsid w:val="00E822B8"/>
    <w:rsid w:val="00E83A33"/>
    <w:rsid w:val="00E93405"/>
    <w:rsid w:val="00EA2B35"/>
    <w:rsid w:val="00EC3F50"/>
    <w:rsid w:val="00EC5AFF"/>
    <w:rsid w:val="00EC75D6"/>
    <w:rsid w:val="00ED1EBD"/>
    <w:rsid w:val="00EE1188"/>
    <w:rsid w:val="00EE4EA5"/>
    <w:rsid w:val="00EF79DD"/>
    <w:rsid w:val="00F20915"/>
    <w:rsid w:val="00F224BF"/>
    <w:rsid w:val="00F3521D"/>
    <w:rsid w:val="00F463ED"/>
    <w:rsid w:val="00F464D6"/>
    <w:rsid w:val="00F56156"/>
    <w:rsid w:val="00F72D04"/>
    <w:rsid w:val="00F72EE2"/>
    <w:rsid w:val="00FC1CF7"/>
    <w:rsid w:val="00FC3BEF"/>
    <w:rsid w:val="00FC4D94"/>
    <w:rsid w:val="00FD2DF1"/>
    <w:rsid w:val="00FE2084"/>
    <w:rsid w:val="00FF2390"/>
    <w:rsid w:val="00FF4C45"/>
    <w:rsid w:val="00FF5145"/>
    <w:rsid w:val="00FF69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BEBA7"/>
  <w15:chartTrackingRefBased/>
  <w15:docId w15:val="{5EA2F07D-1AD4-427B-80DF-9C4A096B7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szCs w:val="22"/>
      <w:lang w:val="es-ES_tradnl" w:eastAsia="es-ES"/>
    </w:rPr>
  </w:style>
  <w:style w:type="paragraph" w:styleId="Ttulo1">
    <w:name w:val="heading 1"/>
    <w:basedOn w:val="Normal"/>
    <w:next w:val="Normal"/>
    <w:link w:val="Ttulo1Car"/>
    <w:qFormat/>
    <w:pPr>
      <w:keepNext/>
      <w:numPr>
        <w:numId w:val="1"/>
      </w:numPr>
      <w:spacing w:before="240" w:after="60"/>
      <w:outlineLvl w:val="0"/>
    </w:pPr>
    <w:rPr>
      <w:b/>
      <w:bCs/>
      <w:caps/>
      <w:kern w:val="28"/>
    </w:rPr>
  </w:style>
  <w:style w:type="paragraph" w:styleId="Ttulo2">
    <w:name w:val="heading 2"/>
    <w:basedOn w:val="Normal"/>
    <w:next w:val="Normal"/>
    <w:link w:val="Ttulo2Car"/>
    <w:qFormat/>
    <w:pPr>
      <w:keepNext/>
      <w:numPr>
        <w:ilvl w:val="1"/>
        <w:numId w:val="1"/>
      </w:numPr>
      <w:spacing w:before="240" w:after="60"/>
      <w:outlineLvl w:val="1"/>
    </w:pPr>
    <w:rPr>
      <w:b/>
      <w:bCs/>
    </w:rPr>
  </w:style>
  <w:style w:type="paragraph" w:styleId="Ttulo3">
    <w:name w:val="heading 3"/>
    <w:basedOn w:val="Normal"/>
    <w:next w:val="Normal"/>
    <w:link w:val="Ttulo3Car"/>
    <w:qFormat/>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jc w:val="both"/>
      <w:outlineLvl w:val="2"/>
    </w:pPr>
    <w:rPr>
      <w:b/>
      <w:bCs/>
      <w:spacing w:val="-3"/>
    </w:rPr>
  </w:style>
  <w:style w:type="paragraph" w:styleId="Ttulo4">
    <w:name w:val="heading 4"/>
    <w:basedOn w:val="Normal"/>
    <w:next w:val="Normal"/>
    <w:qFormat/>
    <w:pPr>
      <w:keepNext/>
      <w:numPr>
        <w:ilvl w:val="3"/>
        <w:numId w:val="1"/>
      </w:numPr>
      <w:spacing w:before="240" w:after="60"/>
      <w:outlineLvl w:val="3"/>
    </w:pPr>
    <w:rPr>
      <w:b/>
      <w:bCs/>
    </w:r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i/>
      <w:iCs/>
    </w:rPr>
  </w:style>
  <w:style w:type="paragraph" w:styleId="Ttulo7">
    <w:name w:val="heading 7"/>
    <w:basedOn w:val="Normal"/>
    <w:next w:val="Normal"/>
    <w:qFormat/>
    <w:pPr>
      <w:numPr>
        <w:ilvl w:val="6"/>
        <w:numId w:val="1"/>
      </w:numPr>
      <w:spacing w:before="240" w:after="60"/>
      <w:outlineLvl w:val="6"/>
    </w:pPr>
    <w:rPr>
      <w:sz w:val="20"/>
      <w:szCs w:val="20"/>
    </w:rPr>
  </w:style>
  <w:style w:type="paragraph" w:styleId="Ttulo8">
    <w:name w:val="heading 8"/>
    <w:basedOn w:val="Normal"/>
    <w:next w:val="Normal"/>
    <w:qFormat/>
    <w:pPr>
      <w:numPr>
        <w:ilvl w:val="7"/>
        <w:numId w:val="1"/>
      </w:numPr>
      <w:spacing w:before="240" w:after="60"/>
      <w:outlineLvl w:val="7"/>
    </w:pPr>
    <w:rPr>
      <w:i/>
      <w:iCs/>
      <w:sz w:val="20"/>
      <w:szCs w:val="20"/>
    </w:rPr>
  </w:style>
  <w:style w:type="paragraph" w:styleId="Ttulo9">
    <w:name w:val="heading 9"/>
    <w:basedOn w:val="Normal"/>
    <w:next w:val="Normal"/>
    <w:qFormat/>
    <w:pPr>
      <w:numPr>
        <w:ilvl w:val="8"/>
        <w:numId w:val="1"/>
      </w:numPr>
      <w:spacing w:before="240" w:after="60"/>
      <w:outlineLvl w:val="8"/>
    </w:pPr>
    <w:rPr>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WP">
    <w:name w:val="Sangría WP"/>
    <w:basedOn w:val="Normal"/>
    <w:pPr>
      <w:tabs>
        <w:tab w:val="left" w:pos="-720"/>
      </w:tabs>
      <w:spacing w:before="31"/>
      <w:ind w:left="1418" w:hanging="709"/>
      <w:jc w:val="both"/>
    </w:pPr>
    <w:rPr>
      <w:b/>
      <w:bCs/>
      <w:spacing w:val="-3"/>
      <w:sz w:val="24"/>
      <w:szCs w:val="24"/>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link w:val="PiedepginaCar"/>
    <w:pPr>
      <w:tabs>
        <w:tab w:val="center" w:pos="4320"/>
        <w:tab w:val="right" w:pos="8640"/>
      </w:tabs>
    </w:pPr>
  </w:style>
  <w:style w:type="character" w:styleId="Nmerodepgina">
    <w:name w:val="page number"/>
    <w:rPr>
      <w:sz w:val="20"/>
      <w:szCs w:val="20"/>
    </w:rPr>
  </w:style>
  <w:style w:type="character" w:customStyle="1" w:styleId="Document8">
    <w:name w:val="Document 8"/>
    <w:basedOn w:val="Fuentedeprrafopredeter"/>
  </w:style>
  <w:style w:type="character" w:customStyle="1" w:styleId="Document4">
    <w:name w:val="Document 4"/>
    <w:rPr>
      <w:b/>
      <w:bCs/>
      <w:i/>
      <w:iCs/>
      <w:sz w:val="24"/>
      <w:szCs w:val="24"/>
    </w:rPr>
  </w:style>
  <w:style w:type="character" w:customStyle="1" w:styleId="Document6">
    <w:name w:val="Document 6"/>
    <w:basedOn w:val="Fuentedeprrafopredeter"/>
  </w:style>
  <w:style w:type="character" w:customStyle="1" w:styleId="Document5">
    <w:name w:val="Document 5"/>
    <w:basedOn w:val="Fuentedeprrafopredeter"/>
  </w:style>
  <w:style w:type="character" w:customStyle="1" w:styleId="Document2">
    <w:name w:val="Document 2"/>
    <w:rPr>
      <w:rFonts w:ascii="Courier" w:hAnsi="Courier"/>
      <w:noProof w:val="0"/>
      <w:sz w:val="24"/>
      <w:szCs w:val="24"/>
      <w:lang w:val="en-US"/>
    </w:rPr>
  </w:style>
  <w:style w:type="character" w:customStyle="1" w:styleId="Document7">
    <w:name w:val="Document 7"/>
    <w:basedOn w:val="Fuentedeprrafopredeter"/>
  </w:style>
  <w:style w:type="character" w:customStyle="1" w:styleId="Bibliogrphy">
    <w:name w:val="Bibliogrphy"/>
    <w:basedOn w:val="Fuentedeprrafopredeter"/>
  </w:style>
  <w:style w:type="paragraph" w:customStyle="1" w:styleId="RightPar1">
    <w:name w:val="Right Par 1"/>
    <w:pPr>
      <w:tabs>
        <w:tab w:val="left" w:pos="-720"/>
        <w:tab w:val="left" w:pos="0"/>
        <w:tab w:val="decimal" w:pos="720"/>
      </w:tabs>
      <w:suppressAutoHyphens/>
      <w:ind w:left="720" w:hanging="432"/>
    </w:pPr>
    <w:rPr>
      <w:rFonts w:ascii="Courier" w:hAnsi="Courier"/>
      <w:sz w:val="24"/>
      <w:szCs w:val="24"/>
      <w:lang w:val="en-US" w:eastAsia="es-ES"/>
    </w:rPr>
  </w:style>
  <w:style w:type="paragraph" w:customStyle="1" w:styleId="RightPar2">
    <w:name w:val="Right Par 2"/>
    <w:pPr>
      <w:tabs>
        <w:tab w:val="left" w:pos="-720"/>
        <w:tab w:val="left" w:pos="0"/>
        <w:tab w:val="left" w:pos="720"/>
        <w:tab w:val="decimal" w:pos="1440"/>
      </w:tabs>
      <w:suppressAutoHyphens/>
      <w:ind w:left="1440" w:hanging="432"/>
    </w:pPr>
    <w:rPr>
      <w:rFonts w:ascii="Courier" w:hAnsi="Courier"/>
      <w:sz w:val="24"/>
      <w:szCs w:val="24"/>
      <w:lang w:val="en-US" w:eastAsia="es-ES"/>
    </w:rPr>
  </w:style>
  <w:style w:type="character" w:customStyle="1" w:styleId="Document3">
    <w:name w:val="Document 3"/>
    <w:rPr>
      <w:rFonts w:ascii="Courier" w:hAnsi="Courier"/>
      <w:noProof w:val="0"/>
      <w:sz w:val="24"/>
      <w:szCs w:val="24"/>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rFonts w:ascii="Courier" w:hAnsi="Courier"/>
      <w:sz w:val="24"/>
      <w:szCs w:val="24"/>
      <w:lang w:val="en-US" w:eastAsia="es-ES"/>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rFonts w:ascii="Courier" w:hAnsi="Courier"/>
      <w:sz w:val="24"/>
      <w:szCs w:val="24"/>
      <w:lang w:val="en-US" w:eastAsia="es-ES"/>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rFonts w:ascii="Courier" w:hAnsi="Courier"/>
      <w:sz w:val="24"/>
      <w:szCs w:val="24"/>
      <w:lang w:val="en-US" w:eastAsia="es-ES"/>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w:hAnsi="Courier"/>
      <w:sz w:val="24"/>
      <w:szCs w:val="24"/>
      <w:lang w:val="en-US" w:eastAsia="es-ES"/>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w:hAnsi="Courier"/>
      <w:sz w:val="24"/>
      <w:szCs w:val="24"/>
      <w:lang w:val="en-US" w:eastAsia="es-ES"/>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w:hAnsi="Courier"/>
      <w:sz w:val="24"/>
      <w:szCs w:val="24"/>
      <w:lang w:val="en-US" w:eastAsia="es-ES"/>
    </w:rPr>
  </w:style>
  <w:style w:type="paragraph" w:customStyle="1" w:styleId="Document1">
    <w:name w:val="Document 1"/>
    <w:pPr>
      <w:keepNext/>
      <w:keepLines/>
      <w:tabs>
        <w:tab w:val="left" w:pos="-720"/>
      </w:tabs>
      <w:suppressAutoHyphens/>
    </w:pPr>
    <w:rPr>
      <w:rFonts w:ascii="Courier" w:hAnsi="Courier"/>
      <w:sz w:val="24"/>
      <w:szCs w:val="24"/>
      <w:lang w:val="en-US" w:eastAsia="es-ES"/>
    </w:rPr>
  </w:style>
  <w:style w:type="character" w:customStyle="1" w:styleId="DocInit">
    <w:name w:val="Doc Init"/>
    <w:basedOn w:val="Fuentedeprrafopredeter"/>
  </w:style>
  <w:style w:type="character" w:customStyle="1" w:styleId="TechInit">
    <w:name w:val="Tech Init"/>
    <w:rPr>
      <w:rFonts w:ascii="Courier" w:hAnsi="Courier"/>
      <w:noProof w:val="0"/>
      <w:sz w:val="24"/>
      <w:szCs w:val="24"/>
      <w:lang w:val="en-US"/>
    </w:rPr>
  </w:style>
  <w:style w:type="paragraph" w:customStyle="1" w:styleId="Technical5">
    <w:name w:val="Technical 5"/>
    <w:pPr>
      <w:tabs>
        <w:tab w:val="left" w:pos="-720"/>
      </w:tabs>
      <w:suppressAutoHyphens/>
      <w:ind w:firstLine="720"/>
    </w:pPr>
    <w:rPr>
      <w:rFonts w:ascii="Courier" w:hAnsi="Courier"/>
      <w:b/>
      <w:bCs/>
      <w:sz w:val="24"/>
      <w:szCs w:val="24"/>
      <w:lang w:val="en-US" w:eastAsia="es-ES"/>
    </w:rPr>
  </w:style>
  <w:style w:type="paragraph" w:customStyle="1" w:styleId="Technical6">
    <w:name w:val="Technical 6"/>
    <w:pPr>
      <w:tabs>
        <w:tab w:val="left" w:pos="-720"/>
      </w:tabs>
      <w:suppressAutoHyphens/>
      <w:ind w:firstLine="720"/>
    </w:pPr>
    <w:rPr>
      <w:rFonts w:ascii="Courier" w:hAnsi="Courier"/>
      <w:b/>
      <w:bCs/>
      <w:sz w:val="24"/>
      <w:szCs w:val="24"/>
      <w:lang w:val="en-US" w:eastAsia="es-ES"/>
    </w:rPr>
  </w:style>
  <w:style w:type="character" w:customStyle="1" w:styleId="Technical2">
    <w:name w:val="Technical 2"/>
    <w:rPr>
      <w:rFonts w:ascii="Courier" w:hAnsi="Courier"/>
      <w:noProof w:val="0"/>
      <w:sz w:val="24"/>
      <w:szCs w:val="24"/>
      <w:lang w:val="en-US"/>
    </w:rPr>
  </w:style>
  <w:style w:type="character" w:customStyle="1" w:styleId="Technical3">
    <w:name w:val="Technical 3"/>
    <w:rPr>
      <w:rFonts w:ascii="Courier" w:hAnsi="Courier"/>
      <w:noProof w:val="0"/>
      <w:sz w:val="24"/>
      <w:szCs w:val="24"/>
      <w:lang w:val="en-US"/>
    </w:rPr>
  </w:style>
  <w:style w:type="paragraph" w:customStyle="1" w:styleId="Technical4">
    <w:name w:val="Technical 4"/>
    <w:pPr>
      <w:tabs>
        <w:tab w:val="left" w:pos="-720"/>
      </w:tabs>
      <w:suppressAutoHyphens/>
    </w:pPr>
    <w:rPr>
      <w:rFonts w:ascii="Courier" w:hAnsi="Courier"/>
      <w:b/>
      <w:bCs/>
      <w:sz w:val="24"/>
      <w:szCs w:val="24"/>
      <w:lang w:val="en-US" w:eastAsia="es-ES"/>
    </w:rPr>
  </w:style>
  <w:style w:type="character" w:customStyle="1" w:styleId="Technical1">
    <w:name w:val="Technical 1"/>
    <w:rPr>
      <w:rFonts w:ascii="Courier" w:hAnsi="Courier"/>
      <w:noProof w:val="0"/>
      <w:sz w:val="24"/>
      <w:szCs w:val="24"/>
      <w:lang w:val="en-US"/>
    </w:rPr>
  </w:style>
  <w:style w:type="paragraph" w:customStyle="1" w:styleId="Technical7">
    <w:name w:val="Technical 7"/>
    <w:pPr>
      <w:tabs>
        <w:tab w:val="left" w:pos="-720"/>
      </w:tabs>
      <w:suppressAutoHyphens/>
      <w:ind w:firstLine="720"/>
    </w:pPr>
    <w:rPr>
      <w:rFonts w:ascii="Courier" w:hAnsi="Courier"/>
      <w:b/>
      <w:bCs/>
      <w:sz w:val="24"/>
      <w:szCs w:val="24"/>
      <w:lang w:val="en-US" w:eastAsia="es-ES"/>
    </w:rPr>
  </w:style>
  <w:style w:type="paragraph" w:customStyle="1" w:styleId="Technical8">
    <w:name w:val="Technical 8"/>
    <w:pPr>
      <w:tabs>
        <w:tab w:val="left" w:pos="-720"/>
      </w:tabs>
      <w:suppressAutoHyphens/>
      <w:ind w:firstLine="720"/>
    </w:pPr>
    <w:rPr>
      <w:rFonts w:ascii="Courier" w:hAnsi="Courier"/>
      <w:b/>
      <w:bCs/>
      <w:sz w:val="24"/>
      <w:szCs w:val="24"/>
      <w:lang w:val="en-US" w:eastAsia="es-ES"/>
    </w:rPr>
  </w:style>
  <w:style w:type="paragraph" w:customStyle="1" w:styleId="Pleading">
    <w:name w:val="Pleading"/>
    <w:pPr>
      <w:tabs>
        <w:tab w:val="left" w:pos="-720"/>
      </w:tabs>
      <w:suppressAutoHyphens/>
      <w:spacing w:line="240" w:lineRule="exact"/>
    </w:pPr>
    <w:rPr>
      <w:rFonts w:ascii="Courier" w:hAnsi="Courier"/>
      <w:sz w:val="24"/>
      <w:szCs w:val="24"/>
      <w:lang w:val="en-US" w:eastAsia="es-ES"/>
    </w:rPr>
  </w:style>
  <w:style w:type="paragraph" w:customStyle="1" w:styleId="14">
    <w:name w:val="1 4"/>
    <w:pPr>
      <w:tabs>
        <w:tab w:val="left" w:pos="-720"/>
      </w:tabs>
      <w:suppressAutoHyphens/>
    </w:pPr>
    <w:rPr>
      <w:rFonts w:ascii="Courier" w:hAnsi="Courier"/>
      <w:sz w:val="24"/>
      <w:szCs w:val="24"/>
      <w:lang w:val="en-US" w:eastAsia="es-ES"/>
    </w:rPr>
  </w:style>
  <w:style w:type="paragraph" w:customStyle="1" w:styleId="12">
    <w:name w:val="1 2"/>
    <w:pPr>
      <w:tabs>
        <w:tab w:val="left" w:pos="-720"/>
      </w:tabs>
      <w:suppressAutoHyphens/>
    </w:pPr>
    <w:rPr>
      <w:rFonts w:ascii="Courier" w:hAnsi="Courier"/>
      <w:sz w:val="24"/>
      <w:szCs w:val="24"/>
      <w:lang w:val="en-US" w:eastAsia="es-ES"/>
    </w:rPr>
  </w:style>
  <w:style w:type="paragraph" w:customStyle="1" w:styleId="16">
    <w:name w:val="1 6"/>
    <w:pPr>
      <w:tabs>
        <w:tab w:val="left" w:pos="-720"/>
      </w:tabs>
      <w:suppressAutoHyphens/>
    </w:pPr>
    <w:rPr>
      <w:rFonts w:ascii="Courier" w:hAnsi="Courier"/>
      <w:sz w:val="24"/>
      <w:szCs w:val="24"/>
      <w:lang w:val="en-US" w:eastAsia="es-ES"/>
    </w:rPr>
  </w:style>
  <w:style w:type="paragraph" w:customStyle="1" w:styleId="4">
    <w:name w:val="4"/>
    <w:pPr>
      <w:tabs>
        <w:tab w:val="left" w:pos="-720"/>
      </w:tabs>
      <w:suppressAutoHyphens/>
    </w:pPr>
    <w:rPr>
      <w:rFonts w:ascii="Courier" w:hAnsi="Courier"/>
      <w:sz w:val="24"/>
      <w:szCs w:val="24"/>
      <w:lang w:val="en-US" w:eastAsia="es-ES"/>
    </w:rPr>
  </w:style>
  <w:style w:type="paragraph" w:customStyle="1" w:styleId="5">
    <w:name w:val="5"/>
    <w:pPr>
      <w:tabs>
        <w:tab w:val="left" w:pos="-720"/>
      </w:tabs>
      <w:suppressAutoHyphens/>
    </w:pPr>
    <w:rPr>
      <w:rFonts w:ascii="Courier" w:hAnsi="Courier"/>
      <w:sz w:val="24"/>
      <w:szCs w:val="24"/>
      <w:lang w:val="en-US" w:eastAsia="es-ES"/>
    </w:rPr>
  </w:style>
  <w:style w:type="character" w:customStyle="1" w:styleId="15">
    <w:name w:val="1 5"/>
    <w:basedOn w:val="Fuentedeprrafopredeter"/>
  </w:style>
  <w:style w:type="paragraph" w:customStyle="1" w:styleId="11">
    <w:name w:val="1 1"/>
    <w:pPr>
      <w:tabs>
        <w:tab w:val="left" w:pos="-720"/>
      </w:tabs>
      <w:suppressAutoHyphens/>
    </w:pPr>
    <w:rPr>
      <w:rFonts w:ascii="Courier" w:hAnsi="Courier"/>
      <w:sz w:val="24"/>
      <w:szCs w:val="24"/>
      <w:lang w:val="en-US" w:eastAsia="es-ES"/>
    </w:rPr>
  </w:style>
  <w:style w:type="character" w:customStyle="1" w:styleId="Unnamed1">
    <w:name w:val="Unnamed 1"/>
    <w:rPr>
      <w:rFonts w:ascii="Courier" w:hAnsi="Courier"/>
      <w:noProof w:val="0"/>
      <w:sz w:val="24"/>
      <w:szCs w:val="24"/>
      <w:lang w:val="en-US"/>
    </w:rPr>
  </w:style>
  <w:style w:type="paragraph" w:customStyle="1" w:styleId="alex2">
    <w:name w:val="alex 2"/>
    <w:pPr>
      <w:tabs>
        <w:tab w:val="left" w:pos="-720"/>
      </w:tabs>
      <w:suppressAutoHyphens/>
    </w:pPr>
    <w:rPr>
      <w:rFonts w:ascii="Courier" w:hAnsi="Courier"/>
      <w:sz w:val="24"/>
      <w:szCs w:val="24"/>
      <w:lang w:val="en-US" w:eastAsia="es-ES"/>
    </w:rPr>
  </w:style>
  <w:style w:type="paragraph" w:customStyle="1" w:styleId="alex7">
    <w:name w:val="alex 7"/>
    <w:pPr>
      <w:tabs>
        <w:tab w:val="left" w:pos="-720"/>
      </w:tabs>
      <w:suppressAutoHyphens/>
    </w:pPr>
    <w:rPr>
      <w:rFonts w:ascii="Courier" w:hAnsi="Courier"/>
      <w:sz w:val="24"/>
      <w:szCs w:val="24"/>
      <w:lang w:val="en-US" w:eastAsia="es-ES"/>
    </w:rPr>
  </w:style>
  <w:style w:type="paragraph" w:customStyle="1" w:styleId="alex3">
    <w:name w:val="alex 3"/>
    <w:pPr>
      <w:tabs>
        <w:tab w:val="left" w:pos="-720"/>
      </w:tabs>
      <w:suppressAutoHyphens/>
    </w:pPr>
    <w:rPr>
      <w:rFonts w:ascii="Courier" w:hAnsi="Courier"/>
      <w:sz w:val="24"/>
      <w:szCs w:val="24"/>
      <w:lang w:val="en-US" w:eastAsia="es-ES"/>
    </w:rPr>
  </w:style>
  <w:style w:type="paragraph" w:customStyle="1" w:styleId="alex6">
    <w:name w:val="alex 6"/>
    <w:pPr>
      <w:tabs>
        <w:tab w:val="left" w:pos="-720"/>
      </w:tabs>
      <w:suppressAutoHyphens/>
    </w:pPr>
    <w:rPr>
      <w:rFonts w:ascii="Courier" w:hAnsi="Courier"/>
      <w:sz w:val="24"/>
      <w:szCs w:val="24"/>
      <w:lang w:val="en-US" w:eastAsia="es-ES"/>
    </w:rPr>
  </w:style>
  <w:style w:type="paragraph" w:customStyle="1" w:styleId="alex4">
    <w:name w:val="alex 4"/>
    <w:pPr>
      <w:tabs>
        <w:tab w:val="left" w:pos="-720"/>
      </w:tabs>
      <w:suppressAutoHyphens/>
    </w:pPr>
    <w:rPr>
      <w:rFonts w:ascii="Courier" w:hAnsi="Courier"/>
      <w:sz w:val="24"/>
      <w:szCs w:val="24"/>
      <w:lang w:val="en-US" w:eastAsia="es-ES"/>
    </w:rPr>
  </w:style>
  <w:style w:type="paragraph" w:customStyle="1" w:styleId="alex5">
    <w:name w:val="alex 5"/>
    <w:pPr>
      <w:tabs>
        <w:tab w:val="left" w:pos="-720"/>
      </w:tabs>
      <w:suppressAutoHyphens/>
    </w:pPr>
    <w:rPr>
      <w:rFonts w:ascii="Courier" w:hAnsi="Courier"/>
      <w:sz w:val="24"/>
      <w:szCs w:val="24"/>
      <w:lang w:val="en-US" w:eastAsia="es-ES"/>
    </w:rPr>
  </w:style>
  <w:style w:type="paragraph" w:customStyle="1" w:styleId="alex1">
    <w:name w:val="alex 1"/>
    <w:pPr>
      <w:tabs>
        <w:tab w:val="left" w:pos="-720"/>
      </w:tabs>
      <w:suppressAutoHyphens/>
    </w:pPr>
    <w:rPr>
      <w:rFonts w:ascii="Courier" w:hAnsi="Courier"/>
      <w:sz w:val="24"/>
      <w:szCs w:val="24"/>
      <w:lang w:val="en-US" w:eastAsia="es-ES"/>
    </w:rPr>
  </w:style>
  <w:style w:type="character" w:customStyle="1" w:styleId="tst1">
    <w:name w:val="tst 1"/>
    <w:rPr>
      <w:rFonts w:ascii="Courier" w:hAnsi="Courier"/>
      <w:noProof w:val="0"/>
      <w:sz w:val="24"/>
      <w:szCs w:val="24"/>
      <w:lang w:val="en-US"/>
    </w:rPr>
  </w:style>
  <w:style w:type="paragraph" w:customStyle="1" w:styleId="tst6">
    <w:name w:val="tst 6"/>
    <w:pPr>
      <w:tabs>
        <w:tab w:val="left" w:pos="-720"/>
      </w:tabs>
      <w:suppressAutoHyphens/>
    </w:pPr>
    <w:rPr>
      <w:rFonts w:ascii="Courier" w:hAnsi="Courier"/>
      <w:sz w:val="24"/>
      <w:szCs w:val="24"/>
      <w:lang w:val="en-US" w:eastAsia="es-ES"/>
    </w:rPr>
  </w:style>
  <w:style w:type="paragraph" w:customStyle="1" w:styleId="tst2">
    <w:name w:val="tst 2"/>
    <w:pPr>
      <w:tabs>
        <w:tab w:val="left" w:pos="-720"/>
      </w:tabs>
      <w:suppressAutoHyphens/>
    </w:pPr>
    <w:rPr>
      <w:rFonts w:ascii="Courier" w:hAnsi="Courier"/>
      <w:sz w:val="24"/>
      <w:szCs w:val="24"/>
      <w:lang w:val="en-US" w:eastAsia="es-ES"/>
    </w:rPr>
  </w:style>
  <w:style w:type="paragraph" w:customStyle="1" w:styleId="tst5">
    <w:name w:val="tst 5"/>
    <w:pPr>
      <w:tabs>
        <w:tab w:val="left" w:pos="-720"/>
      </w:tabs>
      <w:suppressAutoHyphens/>
    </w:pPr>
    <w:rPr>
      <w:rFonts w:ascii="Courier" w:hAnsi="Courier"/>
      <w:sz w:val="24"/>
      <w:szCs w:val="24"/>
      <w:lang w:val="en-US" w:eastAsia="es-ES"/>
    </w:rPr>
  </w:style>
  <w:style w:type="paragraph" w:customStyle="1" w:styleId="tst3">
    <w:name w:val="tst 3"/>
    <w:pPr>
      <w:tabs>
        <w:tab w:val="left" w:pos="-720"/>
      </w:tabs>
      <w:suppressAutoHyphens/>
    </w:pPr>
    <w:rPr>
      <w:rFonts w:ascii="Courier" w:hAnsi="Courier"/>
      <w:sz w:val="24"/>
      <w:szCs w:val="24"/>
      <w:lang w:val="en-US" w:eastAsia="es-ES"/>
    </w:rPr>
  </w:style>
  <w:style w:type="paragraph" w:customStyle="1" w:styleId="tst7">
    <w:name w:val="tst 7"/>
    <w:pPr>
      <w:tabs>
        <w:tab w:val="left" w:pos="-720"/>
      </w:tabs>
      <w:suppressAutoHyphens/>
    </w:pPr>
    <w:rPr>
      <w:rFonts w:ascii="Courier" w:hAnsi="Courier"/>
      <w:sz w:val="24"/>
      <w:szCs w:val="24"/>
      <w:lang w:val="en-US" w:eastAsia="es-ES"/>
    </w:rPr>
  </w:style>
  <w:style w:type="paragraph" w:customStyle="1" w:styleId="tst4">
    <w:name w:val="tst 4"/>
    <w:pPr>
      <w:tabs>
        <w:tab w:val="left" w:pos="-720"/>
      </w:tabs>
      <w:suppressAutoHyphens/>
    </w:pPr>
    <w:rPr>
      <w:rFonts w:ascii="Courier" w:hAnsi="Courier"/>
      <w:sz w:val="24"/>
      <w:szCs w:val="24"/>
      <w:lang w:val="en-US" w:eastAsia="es-ES"/>
    </w:rPr>
  </w:style>
  <w:style w:type="paragraph" w:customStyle="1" w:styleId="6">
    <w:name w:val="6"/>
    <w:pPr>
      <w:tabs>
        <w:tab w:val="left" w:pos="-720"/>
      </w:tabs>
      <w:suppressAutoHyphens/>
    </w:pPr>
    <w:rPr>
      <w:rFonts w:ascii="Courier" w:hAnsi="Courier"/>
      <w:sz w:val="24"/>
      <w:szCs w:val="24"/>
      <w:lang w:val="en-US" w:eastAsia="es-ES"/>
    </w:rPr>
  </w:style>
  <w:style w:type="paragraph" w:customStyle="1" w:styleId="21">
    <w:name w:val="2 1"/>
    <w:pPr>
      <w:tabs>
        <w:tab w:val="left" w:pos="-720"/>
      </w:tabs>
      <w:suppressAutoHyphens/>
    </w:pPr>
    <w:rPr>
      <w:rFonts w:ascii="Courier" w:hAnsi="Courier"/>
      <w:sz w:val="24"/>
      <w:szCs w:val="24"/>
      <w:lang w:val="en-US" w:eastAsia="es-ES"/>
    </w:rPr>
  </w:style>
  <w:style w:type="paragraph" w:customStyle="1" w:styleId="24">
    <w:name w:val="2 4"/>
    <w:pPr>
      <w:tabs>
        <w:tab w:val="left" w:pos="-720"/>
      </w:tabs>
      <w:suppressAutoHyphens/>
    </w:pPr>
    <w:rPr>
      <w:rFonts w:ascii="Courier" w:hAnsi="Courier"/>
      <w:sz w:val="24"/>
      <w:szCs w:val="24"/>
      <w:lang w:val="en-US" w:eastAsia="es-ES"/>
    </w:rPr>
  </w:style>
  <w:style w:type="paragraph" w:customStyle="1" w:styleId="25">
    <w:name w:val="2 5"/>
    <w:pPr>
      <w:tabs>
        <w:tab w:val="left" w:pos="-720"/>
      </w:tabs>
      <w:suppressAutoHyphens/>
    </w:pPr>
    <w:rPr>
      <w:rFonts w:ascii="Courier" w:hAnsi="Courier"/>
      <w:sz w:val="24"/>
      <w:szCs w:val="24"/>
      <w:lang w:val="en-US" w:eastAsia="es-ES"/>
    </w:rPr>
  </w:style>
  <w:style w:type="character" w:customStyle="1" w:styleId="a1">
    <w:name w:val="a1"/>
    <w:rPr>
      <w:rFonts w:ascii="Courier" w:hAnsi="Courier"/>
      <w:noProof w:val="0"/>
      <w:sz w:val="24"/>
      <w:szCs w:val="24"/>
      <w:lang w:val="en-US"/>
    </w:rPr>
  </w:style>
  <w:style w:type="character" w:customStyle="1" w:styleId="a2">
    <w:name w:val="a2"/>
    <w:rPr>
      <w:rFonts w:ascii="Courier" w:hAnsi="Courier"/>
      <w:noProof w:val="0"/>
      <w:sz w:val="24"/>
      <w:szCs w:val="24"/>
      <w:lang w:val="en-US"/>
    </w:rPr>
  </w:style>
  <w:style w:type="character" w:customStyle="1" w:styleId="a3">
    <w:name w:val="a3"/>
    <w:rPr>
      <w:rFonts w:ascii="Courier" w:hAnsi="Courier"/>
      <w:noProof w:val="0"/>
      <w:sz w:val="24"/>
      <w:szCs w:val="24"/>
      <w:lang w:val="en-US"/>
    </w:rPr>
  </w:style>
  <w:style w:type="paragraph" w:customStyle="1" w:styleId="ANNOTATIONR">
    <w:name w:val="ANNOTATION R"/>
    <w:pPr>
      <w:tabs>
        <w:tab w:val="left" w:pos="-720"/>
      </w:tabs>
      <w:suppressAutoHyphens/>
    </w:pPr>
    <w:rPr>
      <w:rFonts w:ascii="Univers" w:hAnsi="Univers"/>
      <w:sz w:val="24"/>
      <w:szCs w:val="24"/>
      <w:lang w:val="en-US" w:eastAsia="es-ES"/>
    </w:rPr>
  </w:style>
  <w:style w:type="paragraph" w:customStyle="1" w:styleId="Ttulo21">
    <w:name w:val="Título 2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A">
    <w:name w:val="T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31">
    <w:name w:val="Título 3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
    <w:name w:val="Título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ANNOTATIONT">
    <w:name w:val="ANNOTATION T"/>
    <w:pPr>
      <w:tabs>
        <w:tab w:val="left" w:pos="-720"/>
      </w:tabs>
      <w:suppressAutoHyphens/>
    </w:pPr>
    <w:rPr>
      <w:rFonts w:ascii="Univers" w:hAnsi="Univers"/>
      <w:sz w:val="24"/>
      <w:szCs w:val="24"/>
      <w:lang w:val="en-US" w:eastAsia="es-ES"/>
    </w:rPr>
  </w:style>
  <w:style w:type="paragraph" w:customStyle="1" w:styleId="ndice71">
    <w:name w:val="Índice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
    <w:name w:val="Índice 61"/>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
    <w:name w:val="Índice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
    <w:name w:val="Índice 41"/>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
    <w:name w:val="Índice 3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
    <w:name w:val="Índice 2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
    <w:name w:val="Índice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
    <w:name w:val="Número de líne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INDEXHEADIN">
    <w:name w:val="INDEX HEADIN"/>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
    <w:name w:val="Pie de página1"/>
    <w:pPr>
      <w:tabs>
        <w:tab w:val="center" w:pos="4680"/>
        <w:tab w:val="right" w:pos="9000"/>
        <w:tab w:val="left" w:pos="9360"/>
      </w:tabs>
      <w:suppressAutoHyphens/>
    </w:pPr>
    <w:rPr>
      <w:rFonts w:ascii="Univers" w:hAnsi="Univers"/>
      <w:sz w:val="24"/>
      <w:szCs w:val="24"/>
      <w:lang w:val="en-US" w:eastAsia="es-ES"/>
    </w:rPr>
  </w:style>
  <w:style w:type="paragraph" w:customStyle="1" w:styleId="Encabezado1">
    <w:name w:val="Encabezado1"/>
    <w:pPr>
      <w:tabs>
        <w:tab w:val="center" w:pos="4680"/>
        <w:tab w:val="right" w:pos="9000"/>
        <w:tab w:val="left" w:pos="9360"/>
      </w:tabs>
      <w:suppressAutoHyphens/>
    </w:pPr>
    <w:rPr>
      <w:rFonts w:ascii="Univers" w:hAnsi="Univers"/>
      <w:sz w:val="24"/>
      <w:szCs w:val="24"/>
      <w:lang w:val="en-US" w:eastAsia="es-ES"/>
    </w:rPr>
  </w:style>
  <w:style w:type="paragraph" w:customStyle="1" w:styleId="FOOTNOTEREF">
    <w:name w:val="FOOTNOTE RE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vertAlign w:val="superscript"/>
      <w:lang w:val="en-US" w:eastAsia="es-ES"/>
    </w:rPr>
  </w:style>
  <w:style w:type="paragraph" w:customStyle="1" w:styleId="FOOTNOTETEX">
    <w:name w:val="FOOTNOTE TEX"/>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91">
    <w:name w:val="Título 9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
    <w:name w:val="Título 8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
    <w:name w:val="Título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
    <w:name w:val="Título 6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
    <w:name w:val="Título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
    <w:name w:val="Título 4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NORMALINDEN">
    <w:name w:val="NORMAL INDEN"/>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A">
    <w:name w:val="PA"/>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1tulo">
    <w:name w:val="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
    <w:name w:val="Sub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Autor">
    <w:name w:val="Auto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NombreDeComp">
    <w:name w:val="NombreDeCom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1tuloDeTDC">
    <w:name w:val="TÀ1ÀtuloDeTDC"/>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styleId="Lista">
    <w:name w:val="List"/>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TextoDeTabla">
    <w:name w:val="TextoDeTabl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P">
    <w:name w:val="T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PPa">
    <w:name w:val="PP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T">
    <w:name w:val="TT"/>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PIa">
    <w:name w:val="PI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B">
    <w:name w:val="TB"/>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60" w:lineRule="auto"/>
    </w:pPr>
    <w:rPr>
      <w:rFonts w:ascii="Univers" w:hAnsi="Univers"/>
      <w:b/>
      <w:bCs/>
      <w:sz w:val="24"/>
      <w:szCs w:val="24"/>
      <w:lang w:val="en-US" w:eastAsia="es-ES"/>
    </w:rPr>
  </w:style>
  <w:style w:type="paragraph" w:customStyle="1" w:styleId="PB">
    <w:name w:val="PB"/>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Sa">
    <w:name w:val="PSa"/>
    <w:pPr>
      <w:tabs>
        <w:tab w:val="left" w:pos="-1698"/>
        <w:tab w:val="left" w:pos="-978"/>
        <w:tab w:val="left" w:pos="-258"/>
        <w:tab w:val="left" w:pos="0"/>
        <w:tab w:val="left" w:pos="462"/>
        <w:tab w:val="left" w:pos="1182"/>
        <w:tab w:val="left" w:pos="1902"/>
        <w:tab w:val="left" w:pos="2622"/>
        <w:tab w:val="left" w:pos="3342"/>
        <w:tab w:val="left" w:pos="4062"/>
        <w:tab w:val="left" w:pos="4782"/>
        <w:tab w:val="left" w:pos="5502"/>
        <w:tab w:val="left" w:pos="6222"/>
        <w:tab w:val="left" w:pos="6942"/>
        <w:tab w:val="left" w:pos="7662"/>
      </w:tabs>
      <w:suppressAutoHyphens/>
    </w:pPr>
    <w:rPr>
      <w:rFonts w:ascii="Univers" w:hAnsi="Univers"/>
      <w:i/>
      <w:iCs/>
      <w:sz w:val="24"/>
      <w:szCs w:val="24"/>
      <w:lang w:val="en-US" w:eastAsia="es-ES"/>
    </w:rPr>
  </w:style>
  <w:style w:type="paragraph" w:customStyle="1" w:styleId="TC">
    <w:name w:val="TC"/>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i/>
      <w:iCs/>
      <w:sz w:val="24"/>
      <w:szCs w:val="24"/>
      <w:lang w:val="en-US" w:eastAsia="es-ES"/>
    </w:rPr>
  </w:style>
  <w:style w:type="paragraph" w:customStyle="1" w:styleId="TD">
    <w:name w:val="TD"/>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PC">
    <w:name w:val="PC"/>
    <w:pPr>
      <w:tabs>
        <w:tab w:val="left" w:pos="360"/>
        <w:tab w:val="left" w:pos="1080"/>
        <w:tab w:val="left" w:pos="1800"/>
        <w:tab w:val="left" w:pos="189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CE">
    <w:name w:val="C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jc w:val="center"/>
    </w:pPr>
    <w:rPr>
      <w:rFonts w:ascii="Univers" w:hAnsi="Univers"/>
      <w:b/>
      <w:bCs/>
      <w:sz w:val="24"/>
      <w:szCs w:val="24"/>
      <w:lang w:val="en-US" w:eastAsia="es-ES"/>
    </w:rPr>
  </w:style>
  <w:style w:type="paragraph" w:customStyle="1" w:styleId="DI">
    <w:name w:val="DI"/>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D">
    <w:name w:val="PD"/>
    <w:pPr>
      <w:tabs>
        <w:tab w:val="left" w:pos="360"/>
        <w:tab w:val="left" w:pos="1080"/>
        <w:tab w:val="left" w:pos="1800"/>
        <w:tab w:val="left" w:pos="2286"/>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E">
    <w:name w:val="PE"/>
    <w:pPr>
      <w:tabs>
        <w:tab w:val="left" w:pos="360"/>
        <w:tab w:val="left" w:pos="1080"/>
        <w:tab w:val="left" w:pos="1800"/>
        <w:tab w:val="left" w:pos="2520"/>
        <w:tab w:val="left" w:pos="2682"/>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SCa">
    <w:name w:val="SCa"/>
    <w:pPr>
      <w:tabs>
        <w:tab w:val="left" w:pos="360"/>
        <w:tab w:val="left" w:pos="1080"/>
        <w:tab w:val="left" w:pos="1800"/>
        <w:tab w:val="left" w:pos="2520"/>
        <w:tab w:val="left" w:pos="3240"/>
        <w:tab w:val="left" w:pos="3960"/>
        <w:tab w:val="left" w:pos="4680"/>
        <w:tab w:val="left" w:pos="4896"/>
        <w:tab w:val="left" w:pos="5400"/>
        <w:tab w:val="left" w:pos="6120"/>
        <w:tab w:val="left" w:pos="6840"/>
        <w:tab w:val="left" w:pos="7560"/>
        <w:tab w:val="left" w:pos="8280"/>
        <w:tab w:val="left" w:pos="9000"/>
        <w:tab w:val="left" w:pos="9720"/>
      </w:tabs>
      <w:suppressAutoHyphens/>
      <w:spacing w:line="120" w:lineRule="auto"/>
    </w:pPr>
    <w:rPr>
      <w:rFonts w:ascii="Univers" w:hAnsi="Univers"/>
      <w:b/>
      <w:bCs/>
      <w:sz w:val="24"/>
      <w:szCs w:val="24"/>
      <w:lang w:val="en-US" w:eastAsia="es-ES"/>
    </w:rPr>
  </w:style>
  <w:style w:type="paragraph" w:customStyle="1" w:styleId="SBa">
    <w:name w:val="SB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a4">
    <w:name w:val="a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5">
    <w:name w:val="a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6">
    <w:name w:val="a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7">
    <w:name w:val="a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8">
    <w:name w:val="a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9">
    <w:name w:val="a9"/>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0">
    <w:name w:val="a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1">
    <w:name w:val="a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12">
    <w:name w:val="a12"/>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3">
    <w:name w:val="a1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4">
    <w:name w:val="a1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5">
    <w:name w:val="a1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6">
    <w:name w:val="a1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character" w:customStyle="1" w:styleId="EquationCaption">
    <w:name w:val="_Equation Caption"/>
  </w:style>
  <w:style w:type="paragraph" w:styleId="Textonotapie">
    <w:name w:val="footnote text"/>
    <w:basedOn w:val="Normal"/>
    <w:link w:val="TextonotapieCar"/>
    <w:uiPriority w:val="99"/>
    <w:semiHidden/>
    <w:rPr>
      <w:sz w:val="20"/>
      <w:szCs w:val="20"/>
    </w:rPr>
  </w:style>
  <w:style w:type="paragraph" w:customStyle="1" w:styleId="Epgrafe">
    <w:name w:val="Epígrafe"/>
    <w:basedOn w:val="Normal"/>
    <w:next w:val="Normal"/>
    <w:qFormat/>
    <w:pPr>
      <w:spacing w:before="60" w:after="60"/>
      <w:jc w:val="center"/>
    </w:pPr>
    <w:rPr>
      <w:b/>
      <w:bCs/>
      <w:lang w:val="en-US"/>
    </w:rPr>
  </w:style>
  <w:style w:type="paragraph" w:styleId="TDC2">
    <w:name w:val="toc 2"/>
    <w:basedOn w:val="Normal"/>
    <w:next w:val="Normal"/>
    <w:uiPriority w:val="39"/>
    <w:pPr>
      <w:tabs>
        <w:tab w:val="right" w:leader="dot" w:pos="9648"/>
      </w:tabs>
    </w:pPr>
  </w:style>
  <w:style w:type="paragraph" w:styleId="TDC1">
    <w:name w:val="toc 1"/>
    <w:basedOn w:val="Normal"/>
    <w:next w:val="Normal"/>
    <w:uiPriority w:val="39"/>
    <w:pPr>
      <w:tabs>
        <w:tab w:val="right" w:leader="dot" w:pos="9648"/>
      </w:tabs>
    </w:pPr>
    <w:rPr>
      <w:caps/>
    </w:rPr>
  </w:style>
  <w:style w:type="paragraph" w:styleId="TDC3">
    <w:name w:val="toc 3"/>
    <w:basedOn w:val="Normal"/>
    <w:next w:val="Normal"/>
    <w:uiPriority w:val="39"/>
    <w:pPr>
      <w:tabs>
        <w:tab w:val="right" w:leader="dot" w:pos="9648"/>
      </w:tabs>
      <w:ind w:left="220"/>
    </w:pPr>
  </w:style>
  <w:style w:type="paragraph" w:styleId="TDC4">
    <w:name w:val="toc 4"/>
    <w:basedOn w:val="Normal"/>
    <w:next w:val="Normal"/>
    <w:uiPriority w:val="39"/>
    <w:pPr>
      <w:tabs>
        <w:tab w:val="right" w:leader="dot" w:pos="9648"/>
      </w:tabs>
      <w:ind w:left="440"/>
    </w:pPr>
    <w:rPr>
      <w:rFonts w:ascii="Times New Roman" w:hAnsi="Times New Roman" w:cs="Times New Roman"/>
      <w:sz w:val="20"/>
      <w:szCs w:val="20"/>
    </w:rPr>
  </w:style>
  <w:style w:type="paragraph" w:styleId="TDC5">
    <w:name w:val="toc 5"/>
    <w:basedOn w:val="Normal"/>
    <w:next w:val="Normal"/>
    <w:uiPriority w:val="39"/>
    <w:pPr>
      <w:tabs>
        <w:tab w:val="right" w:leader="dot" w:pos="9648"/>
      </w:tabs>
      <w:ind w:left="660"/>
    </w:pPr>
    <w:rPr>
      <w:rFonts w:ascii="Times New Roman" w:hAnsi="Times New Roman" w:cs="Times New Roman"/>
      <w:sz w:val="18"/>
      <w:szCs w:val="18"/>
    </w:rPr>
  </w:style>
  <w:style w:type="paragraph" w:styleId="TDC6">
    <w:name w:val="toc 6"/>
    <w:basedOn w:val="Normal"/>
    <w:next w:val="Normal"/>
    <w:uiPriority w:val="39"/>
    <w:pPr>
      <w:tabs>
        <w:tab w:val="right" w:leader="dot" w:pos="9648"/>
      </w:tabs>
      <w:ind w:left="880"/>
    </w:pPr>
    <w:rPr>
      <w:rFonts w:ascii="Times New Roman" w:hAnsi="Times New Roman" w:cs="Times New Roman"/>
      <w:sz w:val="18"/>
      <w:szCs w:val="18"/>
    </w:rPr>
  </w:style>
  <w:style w:type="paragraph" w:styleId="TDC7">
    <w:name w:val="toc 7"/>
    <w:basedOn w:val="Normal"/>
    <w:next w:val="Normal"/>
    <w:uiPriority w:val="39"/>
    <w:pPr>
      <w:tabs>
        <w:tab w:val="right" w:leader="dot" w:pos="9648"/>
      </w:tabs>
      <w:ind w:left="1100"/>
    </w:pPr>
    <w:rPr>
      <w:rFonts w:ascii="Times New Roman" w:hAnsi="Times New Roman" w:cs="Times New Roman"/>
      <w:sz w:val="18"/>
      <w:szCs w:val="18"/>
    </w:rPr>
  </w:style>
  <w:style w:type="paragraph" w:styleId="TDC8">
    <w:name w:val="toc 8"/>
    <w:basedOn w:val="Normal"/>
    <w:next w:val="Normal"/>
    <w:uiPriority w:val="39"/>
    <w:pPr>
      <w:tabs>
        <w:tab w:val="right" w:leader="dot" w:pos="9648"/>
      </w:tabs>
      <w:ind w:left="1320"/>
    </w:pPr>
    <w:rPr>
      <w:rFonts w:ascii="Times New Roman" w:hAnsi="Times New Roman" w:cs="Times New Roman"/>
      <w:sz w:val="18"/>
      <w:szCs w:val="18"/>
    </w:rPr>
  </w:style>
  <w:style w:type="paragraph" w:styleId="TDC9">
    <w:name w:val="toc 9"/>
    <w:basedOn w:val="Normal"/>
    <w:next w:val="Normal"/>
    <w:uiPriority w:val="39"/>
    <w:pPr>
      <w:tabs>
        <w:tab w:val="right" w:leader="dot" w:pos="9648"/>
      </w:tabs>
      <w:ind w:left="1540"/>
    </w:pPr>
    <w:rPr>
      <w:rFonts w:ascii="Times New Roman" w:hAnsi="Times New Roman" w:cs="Times New Roman"/>
      <w:sz w:val="18"/>
      <w:szCs w:val="18"/>
    </w:rPr>
  </w:style>
  <w:style w:type="paragraph" w:styleId="Tabladeilustraciones">
    <w:name w:val="table of figures"/>
    <w:aliases w:val="Tabla de Figuras,Tabla"/>
    <w:basedOn w:val="Normal"/>
    <w:next w:val="Normal"/>
    <w:uiPriority w:val="99"/>
    <w:pPr>
      <w:tabs>
        <w:tab w:val="right" w:leader="dot" w:pos="9648"/>
      </w:tabs>
      <w:ind w:left="440" w:hanging="440"/>
    </w:pPr>
  </w:style>
  <w:style w:type="paragraph" w:styleId="Sangradetextonormal">
    <w:name w:val="Body Text Indent"/>
    <w:basedOn w:val="Normal"/>
    <w:pPr>
      <w:tabs>
        <w:tab w:val="left" w:pos="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firstLine="18"/>
      <w:jc w:val="center"/>
    </w:pPr>
    <w:rPr>
      <w:spacing w:val="-3"/>
      <w:sz w:val="28"/>
      <w:szCs w:val="28"/>
    </w:rPr>
  </w:style>
  <w:style w:type="paragraph" w:styleId="Textoindependiente">
    <w:name w:val="Body Text"/>
    <w:basedOn w:val="Normal"/>
    <w:pPr>
      <w:jc w:val="both"/>
    </w:pPr>
  </w:style>
  <w:style w:type="paragraph" w:styleId="Textodeglobo">
    <w:name w:val="Balloon Text"/>
    <w:basedOn w:val="Normal"/>
    <w:semiHidden/>
    <w:rsid w:val="00DA16E2"/>
    <w:rPr>
      <w:rFonts w:ascii="Tahoma" w:hAnsi="Tahoma" w:cs="Tahoma"/>
      <w:sz w:val="16"/>
      <w:szCs w:val="16"/>
    </w:rPr>
  </w:style>
  <w:style w:type="table" w:styleId="Tablaconcuadrcula">
    <w:name w:val="Table Grid"/>
    <w:basedOn w:val="Tablanormal"/>
    <w:rsid w:val="008E5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rsid w:val="00303A87"/>
    <w:rPr>
      <w:rFonts w:ascii="Arial" w:hAnsi="Arial" w:cs="Arial"/>
      <w:sz w:val="22"/>
      <w:szCs w:val="22"/>
      <w:lang w:val="es-ES_tradnl" w:eastAsia="es-ES"/>
    </w:rPr>
  </w:style>
  <w:style w:type="paragraph" w:customStyle="1" w:styleId="Ttulo210">
    <w:name w:val="Título 2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310">
    <w:name w:val="Título 31"/>
    <w:rsid w:val="009041BD"/>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0">
    <w:name w:val="Título 1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ndice710">
    <w:name w:val="Índice 7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0">
    <w:name w:val="Índice 61"/>
    <w:rsid w:val="009041BD"/>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0">
    <w:name w:val="Índice 5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0">
    <w:name w:val="Índice 41"/>
    <w:rsid w:val="009041BD"/>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0">
    <w:name w:val="Índice 3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0">
    <w:name w:val="Índice 21"/>
    <w:rsid w:val="009041BD"/>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0">
    <w:name w:val="Índice 1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0">
    <w:name w:val="Número de línea1"/>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0">
    <w:name w:val="Pie de página1"/>
    <w:rsid w:val="009041BD"/>
    <w:pPr>
      <w:tabs>
        <w:tab w:val="center" w:pos="4680"/>
        <w:tab w:val="right" w:pos="9000"/>
        <w:tab w:val="left" w:pos="9360"/>
      </w:tabs>
      <w:suppressAutoHyphens/>
    </w:pPr>
    <w:rPr>
      <w:rFonts w:ascii="Univers" w:hAnsi="Univers"/>
      <w:sz w:val="24"/>
      <w:szCs w:val="24"/>
      <w:lang w:val="en-US" w:eastAsia="es-ES"/>
    </w:rPr>
  </w:style>
  <w:style w:type="paragraph" w:customStyle="1" w:styleId="Encabezado10">
    <w:name w:val="Encabezado1"/>
    <w:rsid w:val="009041BD"/>
    <w:pPr>
      <w:tabs>
        <w:tab w:val="center" w:pos="4680"/>
        <w:tab w:val="right" w:pos="9000"/>
        <w:tab w:val="left" w:pos="9360"/>
      </w:tabs>
      <w:suppressAutoHyphens/>
    </w:pPr>
    <w:rPr>
      <w:rFonts w:ascii="Univers" w:hAnsi="Univers"/>
      <w:sz w:val="24"/>
      <w:szCs w:val="24"/>
      <w:lang w:val="en-US" w:eastAsia="es-ES"/>
    </w:rPr>
  </w:style>
  <w:style w:type="paragraph" w:customStyle="1" w:styleId="Ttulo910">
    <w:name w:val="Título 9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0">
    <w:name w:val="Título 8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0">
    <w:name w:val="Título 7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0">
    <w:name w:val="Título 6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0">
    <w:name w:val="Título 51"/>
    <w:rsid w:val="009041BD"/>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0">
    <w:name w:val="Título 41"/>
    <w:rsid w:val="009041BD"/>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1tulo0">
    <w:name w:val="TÀ1Àtulo"/>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0">
    <w:name w:val="SubtÀ1Àtulo"/>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T1tuloDeTDC0">
    <w:name w:val="TÀ1ÀtuloDeTDC"/>
    <w:rsid w:val="009041BD"/>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Enumerado">
    <w:name w:val="Enumerado"/>
    <w:basedOn w:val="Normal"/>
    <w:rsid w:val="009041BD"/>
    <w:pPr>
      <w:numPr>
        <w:numId w:val="4"/>
      </w:numPr>
      <w:spacing w:before="120"/>
      <w:jc w:val="both"/>
    </w:pPr>
    <w:rPr>
      <w:rFonts w:cs="Times New Roman"/>
      <w:szCs w:val="20"/>
      <w:lang w:val="es-CL"/>
    </w:rPr>
  </w:style>
  <w:style w:type="paragraph" w:styleId="Prrafodelista">
    <w:name w:val="List Paragraph"/>
    <w:aliases w:val="1_List Paragraph"/>
    <w:basedOn w:val="Normal"/>
    <w:link w:val="PrrafodelistaCar"/>
    <w:uiPriority w:val="34"/>
    <w:qFormat/>
    <w:rsid w:val="009041BD"/>
    <w:pPr>
      <w:ind w:left="720"/>
      <w:contextualSpacing/>
    </w:pPr>
  </w:style>
  <w:style w:type="character" w:styleId="Refdecomentario">
    <w:name w:val="annotation reference"/>
    <w:basedOn w:val="Fuentedeprrafopredeter"/>
    <w:uiPriority w:val="99"/>
    <w:semiHidden/>
    <w:unhideWhenUsed/>
    <w:rsid w:val="009041BD"/>
    <w:rPr>
      <w:sz w:val="16"/>
      <w:szCs w:val="16"/>
    </w:rPr>
  </w:style>
  <w:style w:type="paragraph" w:styleId="Textocomentario">
    <w:name w:val="annotation text"/>
    <w:basedOn w:val="Normal"/>
    <w:link w:val="TextocomentarioCar"/>
    <w:uiPriority w:val="99"/>
    <w:unhideWhenUsed/>
    <w:rsid w:val="009041BD"/>
    <w:rPr>
      <w:sz w:val="20"/>
      <w:szCs w:val="20"/>
    </w:rPr>
  </w:style>
  <w:style w:type="character" w:customStyle="1" w:styleId="TextocomentarioCar">
    <w:name w:val="Texto comentario Car"/>
    <w:basedOn w:val="Fuentedeprrafopredeter"/>
    <w:link w:val="Textocomentario"/>
    <w:uiPriority w:val="99"/>
    <w:rsid w:val="009041BD"/>
    <w:rPr>
      <w:rFonts w:ascii="Arial" w:hAnsi="Arial" w:cs="Arial"/>
      <w:lang w:val="es-ES_tradnl" w:eastAsia="es-ES"/>
    </w:rPr>
  </w:style>
  <w:style w:type="paragraph" w:styleId="Asuntodelcomentario">
    <w:name w:val="annotation subject"/>
    <w:basedOn w:val="Textocomentario"/>
    <w:next w:val="Textocomentario"/>
    <w:link w:val="AsuntodelcomentarioCar"/>
    <w:uiPriority w:val="99"/>
    <w:semiHidden/>
    <w:unhideWhenUsed/>
    <w:rsid w:val="009041BD"/>
    <w:rPr>
      <w:b/>
      <w:bCs/>
    </w:rPr>
  </w:style>
  <w:style w:type="character" w:customStyle="1" w:styleId="AsuntodelcomentarioCar">
    <w:name w:val="Asunto del comentario Car"/>
    <w:basedOn w:val="TextocomentarioCar"/>
    <w:link w:val="Asuntodelcomentario"/>
    <w:uiPriority w:val="99"/>
    <w:semiHidden/>
    <w:rsid w:val="009041BD"/>
    <w:rPr>
      <w:rFonts w:ascii="Arial" w:hAnsi="Arial" w:cs="Arial"/>
      <w:b/>
      <w:bCs/>
      <w:lang w:val="es-ES_tradnl" w:eastAsia="es-ES"/>
    </w:rPr>
  </w:style>
  <w:style w:type="paragraph" w:customStyle="1" w:styleId="Epgrafe1">
    <w:name w:val="Epígrafe1"/>
    <w:basedOn w:val="Normal"/>
    <w:next w:val="Normal"/>
    <w:qFormat/>
    <w:rsid w:val="009041BD"/>
    <w:pPr>
      <w:spacing w:before="60" w:after="60"/>
      <w:jc w:val="center"/>
    </w:pPr>
    <w:rPr>
      <w:b/>
      <w:bCs/>
      <w:lang w:val="en-US"/>
    </w:rPr>
  </w:style>
  <w:style w:type="paragraph" w:styleId="TtuloTDC">
    <w:name w:val="TOC Heading"/>
    <w:basedOn w:val="Ttulo1"/>
    <w:next w:val="Normal"/>
    <w:uiPriority w:val="39"/>
    <w:unhideWhenUsed/>
    <w:qFormat/>
    <w:rsid w:val="009041BD"/>
    <w:pPr>
      <w:keepLines/>
      <w:numPr>
        <w:numId w:val="0"/>
      </w:numPr>
      <w:spacing w:after="0" w:line="259" w:lineRule="auto"/>
      <w:outlineLvl w:val="9"/>
    </w:pPr>
    <w:rPr>
      <w:rFonts w:asciiTheme="majorHAnsi" w:eastAsiaTheme="majorEastAsia" w:hAnsiTheme="majorHAnsi" w:cstheme="majorBidi"/>
      <w:b w:val="0"/>
      <w:bCs w:val="0"/>
      <w:caps w:val="0"/>
      <w:color w:val="2F5496" w:themeColor="accent1" w:themeShade="BF"/>
      <w:kern w:val="0"/>
      <w:sz w:val="32"/>
      <w:szCs w:val="32"/>
      <w:lang w:val="es-CL" w:eastAsia="es-CL"/>
    </w:rPr>
  </w:style>
  <w:style w:type="character" w:styleId="Hipervnculo">
    <w:name w:val="Hyperlink"/>
    <w:basedOn w:val="Fuentedeprrafopredeter"/>
    <w:uiPriority w:val="99"/>
    <w:unhideWhenUsed/>
    <w:rsid w:val="009041BD"/>
    <w:rPr>
      <w:color w:val="0563C1" w:themeColor="hyperlink"/>
      <w:u w:val="single"/>
    </w:rPr>
  </w:style>
  <w:style w:type="character" w:customStyle="1" w:styleId="Mencinsinresolver1">
    <w:name w:val="Mención sin resolver1"/>
    <w:basedOn w:val="Fuentedeprrafopredeter"/>
    <w:uiPriority w:val="99"/>
    <w:semiHidden/>
    <w:unhideWhenUsed/>
    <w:rsid w:val="009041BD"/>
    <w:rPr>
      <w:color w:val="605E5C"/>
      <w:shd w:val="clear" w:color="auto" w:fill="E1DFDD"/>
    </w:rPr>
  </w:style>
  <w:style w:type="character" w:customStyle="1" w:styleId="Ttulo3Car">
    <w:name w:val="Título 3 Car"/>
    <w:basedOn w:val="Fuentedeprrafopredeter"/>
    <w:link w:val="Ttulo3"/>
    <w:rsid w:val="009041BD"/>
    <w:rPr>
      <w:rFonts w:ascii="Arial" w:hAnsi="Arial" w:cs="Arial"/>
      <w:b/>
      <w:bCs/>
      <w:spacing w:val="-3"/>
      <w:sz w:val="22"/>
      <w:szCs w:val="22"/>
      <w:lang w:val="es-ES_tradnl" w:eastAsia="es-ES"/>
    </w:rPr>
  </w:style>
  <w:style w:type="character" w:customStyle="1" w:styleId="EncabezadoCar">
    <w:name w:val="Encabezado Car"/>
    <w:basedOn w:val="Fuentedeprrafopredeter"/>
    <w:link w:val="Encabezado"/>
    <w:uiPriority w:val="99"/>
    <w:rsid w:val="009041BD"/>
    <w:rPr>
      <w:rFonts w:ascii="Arial" w:hAnsi="Arial" w:cs="Arial"/>
      <w:sz w:val="22"/>
      <w:szCs w:val="22"/>
      <w:lang w:val="es-ES_tradnl" w:eastAsia="es-ES"/>
    </w:rPr>
  </w:style>
  <w:style w:type="character" w:customStyle="1" w:styleId="TextonotapieCar">
    <w:name w:val="Texto nota pie Car"/>
    <w:basedOn w:val="Fuentedeprrafopredeter"/>
    <w:link w:val="Textonotapie"/>
    <w:uiPriority w:val="99"/>
    <w:semiHidden/>
    <w:rsid w:val="009041BD"/>
    <w:rPr>
      <w:rFonts w:ascii="Arial" w:hAnsi="Arial" w:cs="Arial"/>
      <w:lang w:val="es-ES_tradnl" w:eastAsia="es-ES"/>
    </w:rPr>
  </w:style>
  <w:style w:type="character" w:styleId="Refdenotaalpie">
    <w:name w:val="footnote reference"/>
    <w:basedOn w:val="Fuentedeprrafopredeter"/>
    <w:uiPriority w:val="99"/>
    <w:semiHidden/>
    <w:unhideWhenUsed/>
    <w:rsid w:val="009041BD"/>
    <w:rPr>
      <w:vertAlign w:val="superscript"/>
    </w:rPr>
  </w:style>
  <w:style w:type="character" w:customStyle="1" w:styleId="Ttulo1Car">
    <w:name w:val="Título 1 Car"/>
    <w:basedOn w:val="Fuentedeprrafopredeter"/>
    <w:link w:val="Ttulo1"/>
    <w:rsid w:val="009041BD"/>
    <w:rPr>
      <w:rFonts w:ascii="Arial" w:hAnsi="Arial" w:cs="Arial"/>
      <w:b/>
      <w:bCs/>
      <w:caps/>
      <w:kern w:val="28"/>
      <w:sz w:val="22"/>
      <w:szCs w:val="22"/>
      <w:lang w:val="es-ES_tradnl" w:eastAsia="es-ES"/>
    </w:rPr>
  </w:style>
  <w:style w:type="paragraph" w:styleId="Revisin">
    <w:name w:val="Revision"/>
    <w:hidden/>
    <w:uiPriority w:val="99"/>
    <w:semiHidden/>
    <w:rsid w:val="009041BD"/>
    <w:rPr>
      <w:rFonts w:ascii="Arial" w:hAnsi="Arial" w:cs="Arial"/>
      <w:sz w:val="22"/>
      <w:szCs w:val="22"/>
      <w:lang w:val="es-ES_tradnl" w:eastAsia="es-ES"/>
    </w:rPr>
  </w:style>
  <w:style w:type="character" w:customStyle="1" w:styleId="Ttulo2Car">
    <w:name w:val="Título 2 Car"/>
    <w:basedOn w:val="Fuentedeprrafopredeter"/>
    <w:link w:val="Ttulo2"/>
    <w:rsid w:val="00360C8A"/>
    <w:rPr>
      <w:rFonts w:ascii="Arial" w:hAnsi="Arial" w:cs="Arial"/>
      <w:b/>
      <w:bCs/>
      <w:sz w:val="22"/>
      <w:szCs w:val="22"/>
      <w:lang w:val="es-ES_tradnl" w:eastAsia="es-ES"/>
    </w:rPr>
  </w:style>
  <w:style w:type="paragraph" w:styleId="NormalWeb">
    <w:name w:val="Normal (Web)"/>
    <w:basedOn w:val="Normal"/>
    <w:uiPriority w:val="99"/>
    <w:semiHidden/>
    <w:unhideWhenUsed/>
    <w:rsid w:val="003C6B1A"/>
    <w:pPr>
      <w:spacing w:before="100" w:beforeAutospacing="1" w:after="100" w:afterAutospacing="1"/>
    </w:pPr>
    <w:rPr>
      <w:rFonts w:ascii="Times New Roman" w:hAnsi="Times New Roman" w:cs="Times New Roman"/>
      <w:sz w:val="24"/>
      <w:szCs w:val="24"/>
      <w:lang w:val="es-CL" w:eastAsia="es-CL"/>
    </w:rPr>
  </w:style>
  <w:style w:type="paragraph" w:styleId="Descripcin">
    <w:name w:val="caption"/>
    <w:basedOn w:val="Normal"/>
    <w:next w:val="Normal"/>
    <w:qFormat/>
    <w:rsid w:val="00D95D71"/>
    <w:pPr>
      <w:spacing w:before="60" w:after="60"/>
      <w:jc w:val="center"/>
    </w:pPr>
    <w:rPr>
      <w:b/>
      <w:bCs/>
      <w:lang w:val="en-US"/>
    </w:rPr>
  </w:style>
  <w:style w:type="character" w:customStyle="1" w:styleId="PrrafodelistaCar">
    <w:name w:val="Párrafo de lista Car"/>
    <w:aliases w:val="1_List Paragraph Car"/>
    <w:basedOn w:val="Fuentedeprrafopredeter"/>
    <w:link w:val="Prrafodelista"/>
    <w:uiPriority w:val="34"/>
    <w:rsid w:val="00EE4EA5"/>
    <w:rPr>
      <w:rFonts w:ascii="Arial" w:hAnsi="Arial" w:cs="Arial"/>
      <w:sz w:val="22"/>
      <w:szCs w:val="22"/>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51708">
      <w:bodyDiv w:val="1"/>
      <w:marLeft w:val="0"/>
      <w:marRight w:val="0"/>
      <w:marTop w:val="0"/>
      <w:marBottom w:val="0"/>
      <w:divBdr>
        <w:top w:val="none" w:sz="0" w:space="0" w:color="auto"/>
        <w:left w:val="none" w:sz="0" w:space="0" w:color="auto"/>
        <w:bottom w:val="none" w:sz="0" w:space="0" w:color="auto"/>
        <w:right w:val="none" w:sz="0" w:space="0" w:color="auto"/>
      </w:divBdr>
    </w:div>
    <w:div w:id="336882143">
      <w:bodyDiv w:val="1"/>
      <w:marLeft w:val="0"/>
      <w:marRight w:val="0"/>
      <w:marTop w:val="0"/>
      <w:marBottom w:val="0"/>
      <w:divBdr>
        <w:top w:val="none" w:sz="0" w:space="0" w:color="auto"/>
        <w:left w:val="none" w:sz="0" w:space="0" w:color="auto"/>
        <w:bottom w:val="none" w:sz="0" w:space="0" w:color="auto"/>
        <w:right w:val="none" w:sz="0" w:space="0" w:color="auto"/>
      </w:divBdr>
    </w:div>
    <w:div w:id="686373788">
      <w:bodyDiv w:val="1"/>
      <w:marLeft w:val="0"/>
      <w:marRight w:val="0"/>
      <w:marTop w:val="0"/>
      <w:marBottom w:val="0"/>
      <w:divBdr>
        <w:top w:val="none" w:sz="0" w:space="0" w:color="auto"/>
        <w:left w:val="none" w:sz="0" w:space="0" w:color="auto"/>
        <w:bottom w:val="none" w:sz="0" w:space="0" w:color="auto"/>
        <w:right w:val="none" w:sz="0" w:space="0" w:color="auto"/>
      </w:divBdr>
    </w:div>
    <w:div w:id="947394512">
      <w:bodyDiv w:val="1"/>
      <w:marLeft w:val="0"/>
      <w:marRight w:val="0"/>
      <w:marTop w:val="0"/>
      <w:marBottom w:val="0"/>
      <w:divBdr>
        <w:top w:val="none" w:sz="0" w:space="0" w:color="auto"/>
        <w:left w:val="none" w:sz="0" w:space="0" w:color="auto"/>
        <w:bottom w:val="none" w:sz="0" w:space="0" w:color="auto"/>
        <w:right w:val="none" w:sz="0" w:space="0" w:color="auto"/>
      </w:divBdr>
    </w:div>
    <w:div w:id="999430784">
      <w:bodyDiv w:val="1"/>
      <w:marLeft w:val="0"/>
      <w:marRight w:val="0"/>
      <w:marTop w:val="0"/>
      <w:marBottom w:val="0"/>
      <w:divBdr>
        <w:top w:val="none" w:sz="0" w:space="0" w:color="auto"/>
        <w:left w:val="none" w:sz="0" w:space="0" w:color="auto"/>
        <w:bottom w:val="none" w:sz="0" w:space="0" w:color="auto"/>
        <w:right w:val="none" w:sz="0" w:space="0" w:color="auto"/>
      </w:divBdr>
    </w:div>
    <w:div w:id="1430156675">
      <w:bodyDiv w:val="1"/>
      <w:marLeft w:val="0"/>
      <w:marRight w:val="0"/>
      <w:marTop w:val="0"/>
      <w:marBottom w:val="0"/>
      <w:divBdr>
        <w:top w:val="none" w:sz="0" w:space="0" w:color="auto"/>
        <w:left w:val="none" w:sz="0" w:space="0" w:color="auto"/>
        <w:bottom w:val="none" w:sz="0" w:space="0" w:color="auto"/>
        <w:right w:val="none" w:sz="0" w:space="0" w:color="auto"/>
      </w:divBdr>
    </w:div>
    <w:div w:id="200693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0.51</DLCPolicyLabelValue>
    <_dlc_DocId xmlns="9c4f26ea-c561-4d1b-ac78-1bf540c0c850">DTSGD-696965746-96</_dlc_DocId>
    <_dlc_DocIdUrl xmlns="9c4f26ea-c561-4d1b-ac78-1bf540c0c850">
      <Url>http://srvshapp/sites/DTSGD/py/_layouts/15/DocIdRedir.aspx?ID=DTSGD-696965746-96</Url>
      <Description>DTSGD-696965746-96</Description>
    </_dlc_DocIdUrl>
    <Categoria_x0020_del_x0020_documento xmlns="9c4f26ea-c561-4d1b-ac78-1bf540c0c850">Uso Interno</Categoria_x0020_del_x0020_documento>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REQ  Requerimientos</Tipologia_x0020_del_x0020_Documento>
    <wic_System_Copyright xmlns="http://schemas.microsoft.com/sharepoint/v3/fields">DTS SpA</wic_System_Copyright>
  </documentManagement>
</p:properties>
</file>

<file path=customXml/item6.xml><?xml version="1.0" encoding="utf-8"?>
<ct:contentTypeSchema xmlns:ct="http://schemas.microsoft.com/office/2006/metadata/contentType" xmlns:ma="http://schemas.microsoft.com/office/2006/metadata/properties/metaAttributes" ct:_="" ma:_="" ma:contentTypeName="Documento" ma:contentTypeID="0x0101009BB2D0CFB2F53B4E9E8038AA6C1A5695" ma:contentTypeVersion="22" ma:contentTypeDescription="Crear nuevo documento." ma:contentTypeScope="" ma:versionID="58925c94d1e699d107f308b20d44bd4b">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cde5be8ce2ffd7592ce571d31ebea6db"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minOccurs="0"/>
                <xsd:element ref="ns2:Colaboradores2" minOccurs="0"/>
                <xsd:element ref="ns2:Tipologia_x0020_del_x0020_Documento" minOccurs="0"/>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nillable="true"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nillable="true"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element name="SharedWithUsers" ma:index="2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280A5E-4068-4BD7-9122-5C087FC6F460}"/>
</file>

<file path=customXml/itemProps2.xml><?xml version="1.0" encoding="utf-8"?>
<ds:datastoreItem xmlns:ds="http://schemas.openxmlformats.org/officeDocument/2006/customXml" ds:itemID="{5387D1AF-D970-497B-8D05-6FA7FCC42517}"/>
</file>

<file path=customXml/itemProps3.xml><?xml version="1.0" encoding="utf-8"?>
<ds:datastoreItem xmlns:ds="http://schemas.openxmlformats.org/officeDocument/2006/customXml" ds:itemID="{C6465C6A-20DD-46FE-AB43-6B3F86F80B6E}"/>
</file>

<file path=customXml/itemProps4.xml><?xml version="1.0" encoding="utf-8"?>
<ds:datastoreItem xmlns:ds="http://schemas.openxmlformats.org/officeDocument/2006/customXml" ds:itemID="{FE181A3D-390E-4221-8BAA-EE2F9A89B8B2}"/>
</file>

<file path=customXml/itemProps5.xml><?xml version="1.0" encoding="utf-8"?>
<ds:datastoreItem xmlns:ds="http://schemas.openxmlformats.org/officeDocument/2006/customXml" ds:itemID="{8D4DC05B-C07F-410B-BEA1-78734FBD19E4}"/>
</file>

<file path=customXml/itemProps6.xml><?xml version="1.0" encoding="utf-8"?>
<ds:datastoreItem xmlns:ds="http://schemas.openxmlformats.org/officeDocument/2006/customXml" ds:itemID="{86231663-D21B-43C2-B7FB-769FD180AEF0}"/>
</file>

<file path=docProps/app.xml><?xml version="1.0" encoding="utf-8"?>
<Properties xmlns="http://schemas.openxmlformats.org/officeDocument/2006/extended-properties" xmlns:vt="http://schemas.openxmlformats.org/officeDocument/2006/docPropsVTypes">
  <Template>Normal</Template>
  <TotalTime>3091</TotalTime>
  <Pages>26</Pages>
  <Words>3326</Words>
  <Characters>21140</Characters>
  <Application>Microsoft Office Word</Application>
  <DocSecurity>0</DocSecurity>
  <Lines>176</Lines>
  <Paragraphs>48</Paragraphs>
  <ScaleCrop>false</ScaleCrop>
  <HeadingPairs>
    <vt:vector size="2" baseType="variant">
      <vt:variant>
        <vt:lpstr>Título</vt:lpstr>
      </vt:variant>
      <vt:variant>
        <vt:i4>1</vt:i4>
      </vt:variant>
    </vt:vector>
  </HeadingPairs>
  <TitlesOfParts>
    <vt:vector size="1" baseType="lpstr">
      <vt:lpstr>FORMATO DOC REQUERIMIENTOS DE USUARIO</vt:lpstr>
    </vt:vector>
  </TitlesOfParts>
  <Company>DTS SpA</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DOC REQUERIMIENTOS DE USUARIO</dc:title>
  <dc:subject/>
  <dc:creator>Jaime Huenuqueo S.</dc:creator>
  <cp:keywords/>
  <cp:lastModifiedBy>David Gonzalez</cp:lastModifiedBy>
  <cp:revision>105</cp:revision>
  <cp:lastPrinted>2000-07-27T13:59:00Z</cp:lastPrinted>
  <dcterms:created xsi:type="dcterms:W3CDTF">2022-12-26T10:58:00Z</dcterms:created>
  <dcterms:modified xsi:type="dcterms:W3CDTF">2023-04-21T19:05:00Z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-1845715598</vt:i4>
  </property>
  <property fmtid="{D5CDD505-2E9C-101B-9397-08002B2CF9AE}" pid="3" name="_EmailSubject">
    <vt:lpwstr/>
  </property>
  <property fmtid="{D5CDD505-2E9C-101B-9397-08002B2CF9AE}" pid="4" name="_AuthorEmail">
    <vt:lpwstr>caltamirano@dts.cl</vt:lpwstr>
  </property>
  <property fmtid="{D5CDD505-2E9C-101B-9397-08002B2CF9AE}" pid="5" name="_AuthorEmailDisplayName">
    <vt:lpwstr>Carola Altamirano</vt:lpwstr>
  </property>
  <property fmtid="{D5CDD505-2E9C-101B-9397-08002B2CF9AE}" pid="6" name="_ReviewingToolsShownOnce">
    <vt:lpwstr/>
  </property>
  <property fmtid="{D5CDD505-2E9C-101B-9397-08002B2CF9AE}" pid="7" name="ContentTypeId">
    <vt:lpwstr>0x0101009BB2D0CFB2F53B4E9E8038AA6C1A5695</vt:lpwstr>
  </property>
  <property fmtid="{D5CDD505-2E9C-101B-9397-08002B2CF9AE}" pid="8" name="_dlc_DocIdItemGuid">
    <vt:lpwstr>0b11337d-b870-46f3-a0c2-fe4f83f3f2e9</vt:lpwstr>
  </property>
  <property fmtid="{D5CDD505-2E9C-101B-9397-08002B2CF9AE}" pid="9" name="Palabras Clave Empresa DTS">
    <vt:lpwstr/>
  </property>
</Properties>
</file>